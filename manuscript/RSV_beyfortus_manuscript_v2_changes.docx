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1F7C" w14:textId="77777777" w:rsidR="00AE24A2" w:rsidRPr="00186843" w:rsidRDefault="00000000">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Quantifying the Protection Gap: RSV Activity Outside the </w:t>
      </w:r>
      <w:del w:id="0" w:author="Austin Meyer" w:date="2026-03-27T07:42:00Z" w16du:dateUtc="2026-03-27T12:42:00Z">
        <w:r w:rsidRPr="00186843">
          <w:rPr>
            <w:rFonts w:ascii="Times New Roman" w:eastAsia="Times New Roman" w:hAnsi="Times New Roman" w:cs="Times New Roman"/>
            <w:b/>
            <w:bCs/>
            <w:sz w:val="26"/>
            <w:szCs w:val="26"/>
          </w:rPr>
          <w:delText>Nirsevimab</w:delText>
        </w:r>
      </w:del>
      <w:ins w:id="1" w:author="Austin Meyer" w:date="2026-03-27T07:42:00Z" w16du:dateUtc="2026-03-27T12:42:00Z">
        <w:r>
          <w:rPr>
            <w:rFonts w:ascii="Times New Roman" w:eastAsia="Times New Roman" w:hAnsi="Times New Roman" w:cs="Times New Roman"/>
            <w:b/>
            <w:bCs/>
            <w:sz w:val="26"/>
            <w:szCs w:val="26"/>
          </w:rPr>
          <w:t>Recommended RSV Prophylaxis</w:t>
        </w:r>
      </w:ins>
      <w:r>
        <w:rPr>
          <w:rFonts w:ascii="Times New Roman" w:eastAsia="Times New Roman" w:hAnsi="Times New Roman" w:cs="Times New Roman"/>
          <w:b/>
          <w:bCs/>
          <w:sz w:val="26"/>
          <w:szCs w:val="26"/>
        </w:rPr>
        <w:t xml:space="preserve"> Administration Window</w:t>
      </w:r>
      <w:del w:id="2" w:author="Austin Meyer" w:date="2026-03-27T07:42:00Z" w16du:dateUtc="2026-03-27T12:42:00Z">
        <w:r w:rsidRPr="00186843">
          <w:rPr>
            <w:rFonts w:ascii="Times New Roman" w:eastAsia="Times New Roman" w:hAnsi="Times New Roman" w:cs="Times New Roman"/>
            <w:b/>
            <w:bCs/>
            <w:sz w:val="26"/>
            <w:szCs w:val="26"/>
          </w:rPr>
          <w:delText xml:space="preserve">       </w:delText>
        </w:r>
      </w:del>
    </w:p>
    <w:p w14:paraId="7E619E53" w14:textId="77777777" w:rsidR="00AE24A2" w:rsidRPr="00186843" w:rsidRDefault="00AE24A2">
      <w:pPr>
        <w:spacing w:line="240" w:lineRule="auto"/>
        <w:rPr>
          <w:rFonts w:ascii="Times New Roman" w:eastAsia="Times New Roman" w:hAnsi="Times New Roman" w:cs="Times New Roman"/>
          <w:b/>
          <w:bCs/>
          <w:sz w:val="26"/>
          <w:szCs w:val="26"/>
        </w:rPr>
      </w:pPr>
    </w:p>
    <w:p w14:paraId="0203E4E5" w14:textId="77777777" w:rsidR="00AE24A2" w:rsidRPr="00186843" w:rsidRDefault="00000000">
      <w:pPr>
        <w:spacing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Austin G. Meyer, MD, PhD, MS, MPH, MS</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George Dewey, PhD, MPH</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Stephanie Blasick, DO</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Christopher Hovland, MD</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 Mauricio Santillana, PhD, MS</w:t>
      </w:r>
      <w:r>
        <w:rPr>
          <w:rFonts w:ascii="Times New Roman" w:eastAsia="Times New Roman" w:hAnsi="Times New Roman" w:cs="Times New Roman"/>
          <w:sz w:val="24"/>
          <w:szCs w:val="24"/>
          <w:vertAlign w:val="superscript"/>
        </w:rPr>
        <w:t>4</w:t>
      </w:r>
    </w:p>
    <w:p w14:paraId="6A70D9B7" w14:textId="77777777" w:rsidR="00AE24A2" w:rsidRPr="00186843" w:rsidRDefault="00AE24A2">
      <w:pPr>
        <w:spacing w:line="240" w:lineRule="auto"/>
        <w:rPr>
          <w:rFonts w:ascii="Times New Roman" w:eastAsia="Times New Roman" w:hAnsi="Times New Roman" w:cs="Times New Roman"/>
          <w:vertAlign w:val="superscript"/>
        </w:rPr>
      </w:pPr>
    </w:p>
    <w:p w14:paraId="065D27FD"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1</w:t>
      </w:r>
      <w:r>
        <w:rPr>
          <w:rFonts w:ascii="Times New Roman" w:eastAsia="Times New Roman" w:hAnsi="Times New Roman" w:cs="Times New Roman"/>
        </w:rPr>
        <w:t>Division of Pediatric Hospital Medicine, Department of Pediatrics, Baylor Scott and White Health, Temple, TX.</w:t>
      </w:r>
    </w:p>
    <w:p w14:paraId="3ED3CB9C"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Division of Primary Care Pediatrics, Department of Pediatrics, Baylor Scott and White Health, Temple, TX.</w:t>
      </w:r>
    </w:p>
    <w:p w14:paraId="5E36EA13"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3</w:t>
      </w:r>
      <w:r>
        <w:rPr>
          <w:rFonts w:ascii="Times New Roman" w:eastAsia="Times New Roman" w:hAnsi="Times New Roman" w:cs="Times New Roman"/>
        </w:rPr>
        <w:t>Department of Pediatrics, Baylor College of Medicine, Temple, TX.</w:t>
      </w:r>
    </w:p>
    <w:p w14:paraId="7BBEC2E6"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4</w:t>
      </w:r>
      <w:r>
        <w:rPr>
          <w:rFonts w:ascii="Times New Roman" w:eastAsia="Times New Roman" w:hAnsi="Times New Roman" w:cs="Times New Roman"/>
        </w:rPr>
        <w:t>MIGHTE Lab, Department of Physics, Northeastern University, Boston, MA.</w:t>
      </w:r>
    </w:p>
    <w:p w14:paraId="6047F640" w14:textId="77777777" w:rsidR="00AE24A2" w:rsidRPr="00186843" w:rsidRDefault="00AE24A2">
      <w:pPr>
        <w:spacing w:line="240" w:lineRule="auto"/>
        <w:rPr>
          <w:rFonts w:ascii="Times New Roman" w:eastAsia="Times New Roman" w:hAnsi="Times New Roman" w:cs="Times New Roman"/>
        </w:rPr>
      </w:pPr>
    </w:p>
    <w:p w14:paraId="43BEE977"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w:t>
      </w:r>
      <w:r>
        <w:rPr>
          <w:rFonts w:ascii="Times New Roman" w:eastAsia="Times New Roman" w:hAnsi="Times New Roman" w:cs="Times New Roman"/>
        </w:rPr>
        <w:t>Address correspondence to: Austin Meyer, MD, PhD, MS, MPH, MS, Division of Pediatric Hospital Medicine, Department of Pediatrics, Baylor Scott and White, Temple, TX, USA. austin.g.meyer@gmail.com</w:t>
      </w:r>
    </w:p>
    <w:p w14:paraId="0E0F4982" w14:textId="77777777" w:rsidR="00AE24A2" w:rsidRPr="00186843" w:rsidRDefault="00AE24A2">
      <w:pPr>
        <w:spacing w:line="240" w:lineRule="auto"/>
        <w:rPr>
          <w:rFonts w:ascii="Times New Roman" w:eastAsia="Times New Roman" w:hAnsi="Times New Roman" w:cs="Times New Roman"/>
          <w:b/>
          <w:bCs/>
          <w:sz w:val="26"/>
          <w:szCs w:val="26"/>
        </w:rPr>
      </w:pPr>
    </w:p>
    <w:p w14:paraId="7B83BA71"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794866D" w14:textId="77777777" w:rsidR="00AE24A2" w:rsidRPr="00186843" w:rsidRDefault="00AE24A2">
      <w:pPr>
        <w:spacing w:line="240" w:lineRule="auto"/>
        <w:rPr>
          <w:rFonts w:ascii="Times New Roman" w:eastAsia="Times New Roman" w:hAnsi="Times New Roman" w:cs="Times New Roman"/>
          <w:b/>
          <w:bCs/>
          <w:sz w:val="24"/>
          <w:szCs w:val="24"/>
        </w:rPr>
      </w:pPr>
    </w:p>
    <w:p w14:paraId="67F5C35C" w14:textId="77777777" w:rsidR="00AE24A2" w:rsidRPr="00186843" w:rsidRDefault="00000000">
      <w:pPr>
        <w:spacing w:line="240" w:lineRule="auto"/>
        <w:rPr>
          <w:rFonts w:ascii="Times New Roman" w:eastAsia="Times New Roman" w:hAnsi="Times New Roman" w:cs="Times New Roman"/>
          <w:sz w:val="24"/>
          <w:szCs w:val="24"/>
        </w:rPr>
      </w:pPr>
      <w:del w:id="3" w:author="Austin Meyer" w:date="2026-03-27T07:42:00Z" w16du:dateUtc="2026-03-27T12:42:00Z">
        <w:r w:rsidRPr="00186843">
          <w:rPr>
            <w:rFonts w:ascii="Times New Roman" w:eastAsia="Times New Roman" w:hAnsi="Times New Roman" w:cs="Times New Roman"/>
            <w:sz w:val="24"/>
            <w:szCs w:val="24"/>
          </w:rPr>
          <w:delText>Nirsevimab is</w:delText>
        </w:r>
      </w:del>
      <w:ins w:id="4" w:author="Austin Meyer" w:date="2026-03-27T07:42:00Z" w16du:dateUtc="2026-03-27T12:42:00Z">
        <w:r>
          <w:rPr>
            <w:rFonts w:ascii="Times New Roman" w:eastAsia="Times New Roman" w:hAnsi="Times New Roman" w:cs="Times New Roman"/>
            <w:sz w:val="24"/>
            <w:szCs w:val="24"/>
          </w:rPr>
          <w:t xml:space="preserve">Long-acting monoclonal antibodies for respiratory syncytial virus (RSV) prevention, including </w:t>
        </w:r>
        <w:proofErr w:type="spellStart"/>
        <w:r>
          <w:rPr>
            <w:rFonts w:ascii="Times New Roman" w:eastAsia="Times New Roman" w:hAnsi="Times New Roman" w:cs="Times New Roman"/>
            <w:sz w:val="24"/>
            <w:szCs w:val="24"/>
          </w:rPr>
          <w:t>nirsevimab</w:t>
        </w:r>
        <w:proofErr w:type="spellEnd"/>
        <w:r>
          <w:rPr>
            <w:rFonts w:ascii="Times New Roman" w:eastAsia="Times New Roman" w:hAnsi="Times New Roman" w:cs="Times New Roman"/>
            <w:sz w:val="24"/>
            <w:szCs w:val="24"/>
          </w:rPr>
          <w:t xml:space="preserve"> and the recently approved </w:t>
        </w:r>
        <w:proofErr w:type="spellStart"/>
        <w:r>
          <w:rPr>
            <w:rFonts w:ascii="Times New Roman" w:eastAsia="Times New Roman" w:hAnsi="Times New Roman" w:cs="Times New Roman"/>
            <w:sz w:val="24"/>
            <w:szCs w:val="24"/>
          </w:rPr>
          <w:t>clesrovimab</w:t>
        </w:r>
        <w:proofErr w:type="spellEnd"/>
        <w:r>
          <w:rPr>
            <w:rFonts w:ascii="Times New Roman" w:eastAsia="Times New Roman" w:hAnsi="Times New Roman" w:cs="Times New Roman"/>
            <w:sz w:val="24"/>
            <w:szCs w:val="24"/>
          </w:rPr>
          <w:t>, are</w:t>
        </w:r>
      </w:ins>
      <w:r>
        <w:rPr>
          <w:rFonts w:ascii="Times New Roman" w:eastAsia="Times New Roman" w:hAnsi="Times New Roman" w:cs="Times New Roman"/>
          <w:sz w:val="24"/>
          <w:szCs w:val="24"/>
        </w:rPr>
        <w:t xml:space="preserve"> recommended for all infants less than 8 months of age entering their first </w:t>
      </w:r>
      <w:del w:id="5" w:author="Austin Meyer" w:date="2026-03-27T07:42:00Z" w16du:dateUtc="2026-03-27T12:42:00Z">
        <w:r w:rsidRPr="00186843">
          <w:rPr>
            <w:rFonts w:ascii="Times New Roman" w:eastAsia="Times New Roman" w:hAnsi="Times New Roman" w:cs="Times New Roman"/>
            <w:sz w:val="24"/>
            <w:szCs w:val="24"/>
          </w:rPr>
          <w:delText>respiratory syncytial virus (RSV)</w:delText>
        </w:r>
      </w:del>
      <w:ins w:id="6" w:author="Austin Meyer" w:date="2026-03-27T07:42:00Z" w16du:dateUtc="2026-03-27T12:42:00Z">
        <w:r>
          <w:rPr>
            <w:rFonts w:ascii="Times New Roman" w:eastAsia="Times New Roman" w:hAnsi="Times New Roman" w:cs="Times New Roman"/>
            <w:sz w:val="24"/>
            <w:szCs w:val="24"/>
          </w:rPr>
          <w:t>RSV</w:t>
        </w:r>
      </w:ins>
      <w:r>
        <w:rPr>
          <w:rFonts w:ascii="Times New Roman" w:eastAsia="Times New Roman" w:hAnsi="Times New Roman" w:cs="Times New Roman"/>
          <w:sz w:val="24"/>
          <w:szCs w:val="24"/>
        </w:rPr>
        <w:t xml:space="preserve"> season, with administration advised from October through March in most of the continental United States.</w:t>
      </w: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xml:space="preserve"> This recommendation is based on historical RSV seasonality data and operational simplicity;</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however, the granular data available in the post-COVID era shows the epidemiology of RSV is highly variable.</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While current guidance acknowledges flexibility based on local epidemiology,</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state Medicaid and Vaccines for Children programs, which cover most eligible infants, generally adhere to this fixed administration window. However, the fraction of RSV burden falling outside this window has not been quantified using contemporary national surveillance data. Therefore, we analyzed national syndromic and hospital surveillance data to quantify RSV activity outside the October</w:t>
      </w:r>
      <w:del w:id="7" w:author="Austin Meyer" w:date="2026-03-27T07:42:00Z" w16du:dateUtc="2026-03-27T12:42:00Z">
        <w:r w:rsidRPr="00186843">
          <w:rPr>
            <w:rFonts w:ascii="Times New Roman" w:eastAsia="Times New Roman" w:hAnsi="Times New Roman" w:cs="Times New Roman"/>
            <w:sz w:val="24"/>
            <w:szCs w:val="24"/>
          </w:rPr>
          <w:delText>–</w:delText>
        </w:r>
      </w:del>
      <w:ins w:id="8"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March window and characterize geographic variability.</w:t>
      </w:r>
    </w:p>
    <w:p w14:paraId="5A54905D" w14:textId="77777777" w:rsidR="00AE24A2" w:rsidRPr="00186843" w:rsidRDefault="00AE24A2">
      <w:pPr>
        <w:spacing w:line="240" w:lineRule="auto"/>
        <w:rPr>
          <w:rFonts w:ascii="Times New Roman" w:eastAsia="Times New Roman" w:hAnsi="Times New Roman" w:cs="Times New Roman"/>
          <w:sz w:val="24"/>
          <w:szCs w:val="24"/>
        </w:rPr>
      </w:pPr>
    </w:p>
    <w:p w14:paraId="793327DB"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Methods</w:t>
      </w:r>
    </w:p>
    <w:p w14:paraId="3A8D083A" w14:textId="77777777" w:rsidR="00AE24A2" w:rsidRPr="00186843" w:rsidRDefault="00AE24A2">
      <w:pPr>
        <w:spacing w:line="240" w:lineRule="auto"/>
        <w:rPr>
          <w:rFonts w:ascii="Times New Roman" w:eastAsia="Times New Roman" w:hAnsi="Times New Roman" w:cs="Times New Roman"/>
          <w:b/>
          <w:bCs/>
          <w:sz w:val="24"/>
          <w:szCs w:val="24"/>
        </w:rPr>
      </w:pPr>
    </w:p>
    <w:p w14:paraId="4F8162B9"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We analyzed respiratory surveillance data from two national systems with distinct populations and metrics. We utilized the National Syndromic Surveillance Program (NSSP)</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to assess the percentage of total emergency department visits associated with RSV across all age groups for the 2023-24 and 2024-25 seasons. Additionally, we analyzed data from the National Healthcare Safety Network (NHSN)</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xml:space="preserve"> for the 2024-25 season, restricting the analysis to weekly counts of laboratory-confirmed RSV-associated hospital admissions among pediatric patients aged 0 to 4 years.</w:t>
      </w:r>
    </w:p>
    <w:p w14:paraId="31B54241" w14:textId="77777777" w:rsidR="00AE24A2" w:rsidRPr="00186843" w:rsidRDefault="00AE24A2">
      <w:pPr>
        <w:spacing w:line="240" w:lineRule="auto"/>
        <w:rPr>
          <w:rFonts w:ascii="Times New Roman" w:eastAsia="Times New Roman" w:hAnsi="Times New Roman" w:cs="Times New Roman"/>
          <w:b/>
          <w:bCs/>
          <w:sz w:val="24"/>
          <w:szCs w:val="24"/>
        </w:rPr>
      </w:pPr>
    </w:p>
    <w:p w14:paraId="11BB726F" w14:textId="77777777" w:rsidR="00AE24A2" w:rsidRPr="00186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quantify the burden of RSV activity, we calculated the cumulative intensity of the season for each state. For NSSP, only the ratio of RSV visits to total ED visits is available. Thus, annual intensity was calculated as the sum of weekly RSV percentages across the 52-week season. For NHSN data, annual burden was calculated as the sum of weekly pediatric admission counts. We calculated the out-of-window fraction for each state and season by dividing the sum of RSV </w:t>
      </w:r>
      <w:r>
        <w:rPr>
          <w:rFonts w:ascii="Times New Roman" w:eastAsia="Times New Roman" w:hAnsi="Times New Roman" w:cs="Times New Roman"/>
          <w:sz w:val="24"/>
          <w:szCs w:val="24"/>
        </w:rPr>
        <w:lastRenderedPageBreak/>
        <w:t>burden (percentages or counts) occurring during the out-of-window weeks by the total annual burden.</w:t>
      </w:r>
    </w:p>
    <w:p w14:paraId="5F21D65A" w14:textId="77777777" w:rsidR="00AE24A2" w:rsidRPr="00186843" w:rsidRDefault="00AE24A2">
      <w:pPr>
        <w:spacing w:line="240" w:lineRule="auto"/>
        <w:rPr>
          <w:rFonts w:ascii="Times New Roman" w:eastAsia="Times New Roman" w:hAnsi="Times New Roman" w:cs="Times New Roman"/>
          <w:b/>
          <w:bCs/>
          <w:sz w:val="24"/>
          <w:szCs w:val="24"/>
        </w:rPr>
      </w:pPr>
    </w:p>
    <w:p w14:paraId="30292638" w14:textId="77777777" w:rsidR="00AE24A2" w:rsidRPr="00186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also evaluated a state-specific dynamic onset</w:t>
      </w:r>
      <w:del w:id="9" w:author="Austin Meyer" w:date="2026-03-27T07:42:00Z" w16du:dateUtc="2026-03-27T12:42:00Z">
        <w:r w:rsidRPr="00186843">
          <w:rPr>
            <w:rFonts w:ascii="Times New Roman" w:eastAsia="Times New Roman" w:hAnsi="Times New Roman" w:cs="Times New Roman"/>
            <w:sz w:val="24"/>
            <w:szCs w:val="24"/>
          </w:rPr>
          <w:delText>–</w:delText>
        </w:r>
      </w:del>
      <w:ins w:id="10"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offset approach (see supplement).</w:t>
      </w:r>
    </w:p>
    <w:p w14:paraId="35ABFEEC" w14:textId="77777777" w:rsidR="00AE24A2" w:rsidRPr="00186843" w:rsidRDefault="00AE24A2">
      <w:pPr>
        <w:spacing w:line="240" w:lineRule="auto"/>
        <w:rPr>
          <w:rFonts w:ascii="Times New Roman" w:eastAsia="Times New Roman" w:hAnsi="Times New Roman" w:cs="Times New Roman"/>
          <w:sz w:val="24"/>
          <w:szCs w:val="24"/>
        </w:rPr>
      </w:pPr>
    </w:p>
    <w:p w14:paraId="225F6FA4"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24A9A21" w14:textId="77777777" w:rsidR="00AE24A2" w:rsidRPr="00186843" w:rsidRDefault="00AE24A2">
      <w:pPr>
        <w:spacing w:line="240" w:lineRule="auto"/>
        <w:rPr>
          <w:rFonts w:ascii="Times New Roman" w:eastAsia="Times New Roman" w:hAnsi="Times New Roman" w:cs="Times New Roman"/>
          <w:sz w:val="24"/>
          <w:szCs w:val="24"/>
        </w:rPr>
      </w:pPr>
    </w:p>
    <w:p w14:paraId="731C4BA9" w14:textId="77777777" w:rsidR="00BA2C00" w:rsidRDefault="00000000" w:rsidP="00BA2C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Across states, a median of 5.8% (IQR: 4.7</w:t>
      </w:r>
      <w:del w:id="11" w:author="Austin Meyer" w:date="2026-03-27T07:42:00Z" w16du:dateUtc="2026-03-27T12:42:00Z">
        <w:r w:rsidRPr="00186843">
          <w:rPr>
            <w:rFonts w:ascii="Times New Roman" w:eastAsia="Times New Roman" w:hAnsi="Times New Roman" w:cs="Times New Roman"/>
            <w:sz w:val="24"/>
            <w:szCs w:val="24"/>
          </w:rPr>
          <w:delText>–</w:delText>
        </w:r>
      </w:del>
      <w:ins w:id="12"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8.5%) of RSV-associated ED visits (NSSP) occurred outside the October</w:t>
      </w:r>
      <w:del w:id="13" w:author="Austin Meyer" w:date="2026-03-27T07:42:00Z" w16du:dateUtc="2026-03-27T12:42:00Z">
        <w:r w:rsidRPr="00186843">
          <w:rPr>
            <w:rFonts w:ascii="Times New Roman" w:eastAsia="Times New Roman" w:hAnsi="Times New Roman" w:cs="Times New Roman"/>
            <w:sz w:val="24"/>
            <w:szCs w:val="24"/>
          </w:rPr>
          <w:delText>–</w:delText>
        </w:r>
      </w:del>
      <w:ins w:id="14"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March window in 2023-24, and 7.3% (IQR: 6.1</w:t>
      </w:r>
      <w:del w:id="15" w:author="Austin Meyer" w:date="2026-03-27T07:42:00Z" w16du:dateUtc="2026-03-27T12:42:00Z">
        <w:r w:rsidRPr="00186843">
          <w:rPr>
            <w:rFonts w:ascii="Times New Roman" w:eastAsia="Times New Roman" w:hAnsi="Times New Roman" w:cs="Times New Roman"/>
            <w:sz w:val="24"/>
            <w:szCs w:val="24"/>
          </w:rPr>
          <w:delText>–</w:delText>
        </w:r>
      </w:del>
      <w:ins w:id="16"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9.6%) in 2024-25. For RSV-associated hospitalizations (NHSN, 2024-25), the median was 5.2% (IQR: 4.4</w:t>
      </w:r>
      <w:del w:id="17" w:author="Austin Meyer" w:date="2026-03-27T07:42:00Z" w16du:dateUtc="2026-03-27T12:42:00Z">
        <w:r w:rsidRPr="00186843">
          <w:rPr>
            <w:rFonts w:ascii="Times New Roman" w:eastAsia="Times New Roman" w:hAnsi="Times New Roman" w:cs="Times New Roman"/>
            <w:sz w:val="24"/>
            <w:szCs w:val="24"/>
          </w:rPr>
          <w:delText>–</w:delText>
        </w:r>
      </w:del>
      <w:ins w:id="18"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7.7%). State-level variability was substantial (Fig. 1). Out-of-window fractions ranged from 2.5% to 18.2%, with regional values varying widely by season. Geographic patterns showed some variability between NSSP seasons but remained consistent between NSSP and NHSN data for 2024-25.</w:t>
      </w:r>
    </w:p>
    <w:p w14:paraId="1ADC41C2" w14:textId="77777777" w:rsidR="00AE24A2" w:rsidRPr="00186843" w:rsidRDefault="00AE24A2">
      <w:pPr>
        <w:spacing w:line="240" w:lineRule="auto"/>
        <w:jc w:val="center"/>
        <w:rPr>
          <w:del w:id="19" w:author="Austin Meyer" w:date="2026-03-27T07:42:00Z" w16du:dateUtc="2026-03-27T12:42:00Z"/>
          <w:rFonts w:ascii="Times New Roman" w:eastAsia="Times New Roman" w:hAnsi="Times New Roman" w:cs="Times New Roman"/>
          <w:sz w:val="24"/>
          <w:szCs w:val="24"/>
        </w:rPr>
      </w:pPr>
    </w:p>
    <w:tbl>
      <w:tblPr>
        <w:tblStyle w:val="a"/>
        <w:tblW w:w="86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30"/>
      </w:tblGrid>
      <w:tr w:rsidR="00AE24A2" w:rsidRPr="00186843" w14:paraId="62988D7F" w14:textId="77777777" w:rsidTr="004427CD">
        <w:trPr>
          <w:trHeight w:val="5285"/>
          <w:jc w:val="center"/>
          <w:del w:id="20" w:author="Austin Meyer" w:date="2026-03-27T07:42:00Z" w16du:dateUtc="2026-03-27T12:42:00Z"/>
        </w:trPr>
        <w:tc>
          <w:tcPr>
            <w:tcW w:w="8630" w:type="dxa"/>
            <w:tcMar>
              <w:top w:w="100" w:type="dxa"/>
              <w:left w:w="100" w:type="dxa"/>
              <w:bottom w:w="100" w:type="dxa"/>
              <w:right w:w="100" w:type="dxa"/>
            </w:tcMar>
          </w:tcPr>
          <w:p w14:paraId="0ED37E14" w14:textId="77777777" w:rsidR="00AE24A2" w:rsidRPr="00186843" w:rsidRDefault="00000000" w:rsidP="004427CD">
            <w:pPr>
              <w:widowControl w:val="0"/>
              <w:pBdr>
                <w:top w:val="nil"/>
                <w:left w:val="nil"/>
                <w:bottom w:val="nil"/>
                <w:right w:val="nil"/>
                <w:between w:val="nil"/>
              </w:pBdr>
              <w:spacing w:line="240" w:lineRule="auto"/>
              <w:jc w:val="center"/>
              <w:rPr>
                <w:del w:id="21" w:author="Austin Meyer" w:date="2026-03-27T07:42:00Z" w16du:dateUtc="2026-03-27T12:42:00Z"/>
                <w:rFonts w:ascii="Times New Roman" w:eastAsia="Times New Roman" w:hAnsi="Times New Roman" w:cs="Times New Roman"/>
                <w:sz w:val="24"/>
                <w:szCs w:val="24"/>
              </w:rPr>
            </w:pPr>
            <w:del w:id="22" w:author="Austin Meyer" w:date="2026-03-27T07:42:00Z" w16du:dateUtc="2026-03-27T12:42:00Z">
              <w:r w:rsidRPr="00186843">
                <w:rPr>
                  <w:rFonts w:ascii="Times New Roman" w:eastAsia="Times New Roman" w:hAnsi="Times New Roman" w:cs="Times New Roman"/>
                  <w:noProof/>
                  <w:sz w:val="24"/>
                  <w:szCs w:val="24"/>
                </w:rPr>
                <w:drawing>
                  <wp:inline distT="114300" distB="114300" distL="114300" distR="114300" wp14:anchorId="0C0BFB5F" wp14:editId="42B71C11">
                    <wp:extent cx="5429700" cy="392910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429700" cy="3929109"/>
                            </a:xfrm>
                            <a:prstGeom prst="rect">
                              <a:avLst/>
                            </a:prstGeom>
                            <a:ln/>
                          </pic:spPr>
                        </pic:pic>
                      </a:graphicData>
                    </a:graphic>
                  </wp:inline>
                </w:drawing>
              </w:r>
            </w:del>
          </w:p>
        </w:tc>
      </w:tr>
      <w:tr w:rsidR="00AE24A2" w:rsidRPr="00186843" w14:paraId="6EA233C4" w14:textId="77777777" w:rsidTr="004427CD">
        <w:trPr>
          <w:trHeight w:val="1193"/>
          <w:jc w:val="center"/>
          <w:del w:id="23" w:author="Austin Meyer" w:date="2026-03-27T07:42:00Z" w16du:dateUtc="2026-03-27T12:42:00Z"/>
        </w:trPr>
        <w:tc>
          <w:tcPr>
            <w:tcW w:w="8630" w:type="dxa"/>
            <w:tcMar>
              <w:top w:w="100" w:type="dxa"/>
              <w:left w:w="100" w:type="dxa"/>
              <w:bottom w:w="100" w:type="dxa"/>
              <w:right w:w="100" w:type="dxa"/>
            </w:tcMar>
          </w:tcPr>
          <w:p w14:paraId="11791EE0" w14:textId="77777777" w:rsidR="00AE24A2" w:rsidRPr="00186843" w:rsidRDefault="00000000">
            <w:pPr>
              <w:widowControl w:val="0"/>
              <w:pBdr>
                <w:top w:val="nil"/>
                <w:left w:val="nil"/>
                <w:bottom w:val="nil"/>
                <w:right w:val="nil"/>
                <w:between w:val="nil"/>
              </w:pBdr>
              <w:spacing w:line="240" w:lineRule="auto"/>
              <w:rPr>
                <w:del w:id="24" w:author="Austin Meyer" w:date="2026-03-27T07:42:00Z" w16du:dateUtc="2026-03-27T12:42:00Z"/>
                <w:rFonts w:ascii="Times New Roman" w:eastAsia="Times New Roman" w:hAnsi="Times New Roman" w:cs="Times New Roman"/>
                <w:sz w:val="24"/>
                <w:szCs w:val="24"/>
              </w:rPr>
            </w:pPr>
            <w:del w:id="25" w:author="Austin Meyer" w:date="2026-03-27T07:42:00Z" w16du:dateUtc="2026-03-27T12:42:00Z">
              <w:r w:rsidRPr="00186843">
                <w:rPr>
                  <w:rFonts w:ascii="Times New Roman" w:eastAsia="Times New Roman" w:hAnsi="Times New Roman" w:cs="Times New Roman"/>
                  <w:b/>
                  <w:bCs/>
                  <w:sz w:val="24"/>
                  <w:szCs w:val="24"/>
                </w:rPr>
                <w:delText>Figure 1: Geographic distribution of RSV activity occurring outside the October–March Nirsevimab administration window. A.</w:delText>
              </w:r>
              <w:r w:rsidRPr="00186843">
                <w:rPr>
                  <w:rFonts w:ascii="Times New Roman" w:eastAsia="Times New Roman" w:hAnsi="Times New Roman" w:cs="Times New Roman"/>
                  <w:sz w:val="24"/>
                  <w:szCs w:val="24"/>
                </w:rPr>
                <w:delText xml:space="preserve"> NSSP RSV-associated emergency department visit percentage, 2023-24 season. </w:delText>
              </w:r>
              <w:r w:rsidRPr="00186843">
                <w:rPr>
                  <w:rFonts w:ascii="Times New Roman" w:eastAsia="Times New Roman" w:hAnsi="Times New Roman" w:cs="Times New Roman"/>
                  <w:b/>
                  <w:bCs/>
                  <w:sz w:val="24"/>
                  <w:szCs w:val="24"/>
                </w:rPr>
                <w:delText>B.</w:delText>
              </w:r>
              <w:r w:rsidRPr="00186843">
                <w:rPr>
                  <w:rFonts w:ascii="Times New Roman" w:eastAsia="Times New Roman" w:hAnsi="Times New Roman" w:cs="Times New Roman"/>
                  <w:sz w:val="24"/>
                  <w:szCs w:val="24"/>
                </w:rPr>
                <w:delText xml:space="preserve"> NSSP RSV-associated emergency department visit percentage, 2024-25 season. </w:delText>
              </w:r>
              <w:r w:rsidRPr="00186843">
                <w:rPr>
                  <w:rFonts w:ascii="Times New Roman" w:eastAsia="Times New Roman" w:hAnsi="Times New Roman" w:cs="Times New Roman"/>
                  <w:b/>
                  <w:bCs/>
                  <w:sz w:val="24"/>
                  <w:szCs w:val="24"/>
                </w:rPr>
                <w:delText xml:space="preserve">C. </w:delText>
              </w:r>
              <w:r w:rsidRPr="00186843">
                <w:rPr>
                  <w:rFonts w:ascii="Times New Roman" w:eastAsia="Times New Roman" w:hAnsi="Times New Roman" w:cs="Times New Roman"/>
                  <w:sz w:val="24"/>
                  <w:szCs w:val="24"/>
                </w:rPr>
                <w:delText>NHSN RSV-associated hospital admissions, 2024-25 season. Darker shading indicates a higher fraction of RSV activity outside the window. States with no available data are gray.</w:delText>
              </w:r>
            </w:del>
          </w:p>
        </w:tc>
      </w:tr>
    </w:tbl>
    <w:p w14:paraId="353DB986" w14:textId="77777777" w:rsidR="00AE24A2" w:rsidRPr="00186843" w:rsidRDefault="00AE24A2">
      <w:pPr>
        <w:spacing w:line="240" w:lineRule="auto"/>
        <w:jc w:val="center"/>
        <w:rPr>
          <w:del w:id="26" w:author="Austin Meyer" w:date="2026-03-27T07:42:00Z" w16du:dateUtc="2026-03-27T12:42:00Z"/>
          <w:rFonts w:ascii="Times New Roman" w:eastAsia="Times New Roman" w:hAnsi="Times New Roman" w:cs="Times New Roman"/>
          <w:sz w:val="24"/>
          <w:szCs w:val="24"/>
        </w:rPr>
      </w:pPr>
    </w:p>
    <w:p w14:paraId="5FA8CF7A" w14:textId="66D0CB83" w:rsidR="00AE24A2" w:rsidRPr="00186843" w:rsidRDefault="00BA2C00" w:rsidP="00BA2C00">
      <w:pPr>
        <w:spacing w:line="240" w:lineRule="auto"/>
        <w:rPr>
          <w:ins w:id="27" w:author="Austin Meyer" w:date="2026-03-27T07:42:00Z" w16du:dateUtc="2026-03-27T12:42:00Z"/>
          <w:rFonts w:ascii="Times New Roman" w:eastAsia="Times New Roman" w:hAnsi="Times New Roman" w:cs="Times New Roman"/>
          <w:sz w:val="24"/>
          <w:szCs w:val="24"/>
        </w:rPr>
      </w:pPr>
      <w:ins w:id="28" w:author="Austin Meyer" w:date="2026-03-27T07:42:00Z" w16du:dateUtc="2026-03-27T12:42:00Z">
        <w:r w:rsidRPr="00186843">
          <w:rPr>
            <w:rFonts w:ascii="Times New Roman" w:eastAsia="Times New Roman" w:hAnsi="Times New Roman" w:cs="Times New Roman"/>
            <w:sz w:val="24"/>
            <w:szCs w:val="24"/>
          </w:rPr>
          <w:t xml:space="preserve"> </w:t>
        </w:r>
      </w:ins>
    </w:p>
    <w:p w14:paraId="6207A88B" w14:textId="77777777" w:rsidR="00BA2C00" w:rsidRDefault="00000000" w:rsidP="00BA2C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window definitions would have captured substantially more RSV activity (Fig. 2). The Baseline window (October</w:t>
      </w:r>
      <w:del w:id="29" w:author="Austin Meyer" w:date="2026-03-27T07:42:00Z" w16du:dateUtc="2026-03-27T12:42:00Z">
        <w:r w:rsidRPr="00186843">
          <w:rPr>
            <w:rFonts w:ascii="Times New Roman" w:eastAsia="Times New Roman" w:hAnsi="Times New Roman" w:cs="Times New Roman"/>
            <w:sz w:val="24"/>
            <w:szCs w:val="24"/>
          </w:rPr>
          <w:delText>–</w:delText>
        </w:r>
      </w:del>
      <w:ins w:id="30"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March) captured a median of 92.7% to 94.8% of activity across the datasets. The Early window (September</w:t>
      </w:r>
      <w:del w:id="31" w:author="Austin Meyer" w:date="2026-03-27T07:42:00Z" w16du:dateUtc="2026-03-27T12:42:00Z">
        <w:r w:rsidRPr="00186843">
          <w:rPr>
            <w:rFonts w:ascii="Times New Roman" w:eastAsia="Times New Roman" w:hAnsi="Times New Roman" w:cs="Times New Roman"/>
            <w:sz w:val="24"/>
            <w:szCs w:val="24"/>
          </w:rPr>
          <w:delText>–</w:delText>
        </w:r>
      </w:del>
      <w:ins w:id="32"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March) increased median coverage to 93.5</w:t>
      </w:r>
      <w:del w:id="33" w:author="Austin Meyer" w:date="2026-03-27T07:42:00Z" w16du:dateUtc="2026-03-27T12:42:00Z">
        <w:r w:rsidRPr="00186843">
          <w:rPr>
            <w:rFonts w:ascii="Times New Roman" w:eastAsia="Times New Roman" w:hAnsi="Times New Roman" w:cs="Times New Roman"/>
            <w:sz w:val="24"/>
            <w:szCs w:val="24"/>
          </w:rPr>
          <w:delText>%–</w:delText>
        </w:r>
      </w:del>
      <w:ins w:id="34"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95.9%. The Extended window (September</w:t>
      </w:r>
      <w:del w:id="35" w:author="Austin Meyer" w:date="2026-03-27T07:42:00Z" w16du:dateUtc="2026-03-27T12:42:00Z">
        <w:r w:rsidRPr="00186843">
          <w:rPr>
            <w:rFonts w:ascii="Times New Roman" w:eastAsia="Times New Roman" w:hAnsi="Times New Roman" w:cs="Times New Roman"/>
            <w:sz w:val="24"/>
            <w:szCs w:val="24"/>
          </w:rPr>
          <w:delText>–</w:delText>
        </w:r>
      </w:del>
      <w:ins w:id="36"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April) achieved approximately 97</w:t>
      </w:r>
      <w:del w:id="37" w:author="Austin Meyer" w:date="2026-03-27T07:42:00Z" w16du:dateUtc="2026-03-27T12:42:00Z">
        <w:r w:rsidRPr="00186843">
          <w:rPr>
            <w:rFonts w:ascii="Times New Roman" w:eastAsia="Times New Roman" w:hAnsi="Times New Roman" w:cs="Times New Roman"/>
            <w:sz w:val="24"/>
            <w:szCs w:val="24"/>
          </w:rPr>
          <w:delText>–</w:delText>
        </w:r>
      </w:del>
      <w:ins w:id="38"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98% median coverage (NSSP 23-24: 97.9%; NHSN 24-25: 98.1%). An example dynamic, state-specific onset</w:t>
      </w:r>
      <w:del w:id="39" w:author="Austin Meyer" w:date="2026-03-27T07:42:00Z" w16du:dateUtc="2026-03-27T12:42:00Z">
        <w:r w:rsidRPr="00186843">
          <w:rPr>
            <w:rFonts w:ascii="Times New Roman" w:eastAsia="Times New Roman" w:hAnsi="Times New Roman" w:cs="Times New Roman"/>
            <w:sz w:val="24"/>
            <w:szCs w:val="24"/>
          </w:rPr>
          <w:delText>–</w:delText>
        </w:r>
      </w:del>
      <w:ins w:id="40"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offset approach was able to reliably capture greater than 95% depending on the season and dataset. Full epidemic curves are available in the supplementary materials.</w:t>
      </w:r>
    </w:p>
    <w:p w14:paraId="42FC89DC" w14:textId="77777777" w:rsidR="00AE24A2" w:rsidRPr="00186843" w:rsidRDefault="00AE24A2">
      <w:pPr>
        <w:spacing w:line="240" w:lineRule="auto"/>
        <w:rPr>
          <w:del w:id="41" w:author="Austin Meyer" w:date="2026-03-27T07:42:00Z" w16du:dateUtc="2026-03-27T12:42:00Z"/>
          <w:rFonts w:ascii="Times New Roman" w:eastAsia="Times New Roman" w:hAnsi="Times New Roman" w:cs="Times New Roman"/>
          <w:sz w:val="24"/>
          <w:szCs w:val="24"/>
        </w:rPr>
      </w:pPr>
    </w:p>
    <w:tbl>
      <w:tblPr>
        <w:tblStyle w:val="a0"/>
        <w:tblW w:w="75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30"/>
      </w:tblGrid>
      <w:tr w:rsidR="00AE24A2" w:rsidRPr="00186843" w14:paraId="05F722E6" w14:textId="77777777" w:rsidTr="004427CD">
        <w:trPr>
          <w:trHeight w:val="4688"/>
          <w:jc w:val="center"/>
          <w:del w:id="42" w:author="Austin Meyer" w:date="2026-03-27T07:42:00Z" w16du:dateUtc="2026-03-27T12:42:00Z"/>
        </w:trPr>
        <w:tc>
          <w:tcPr>
            <w:tcW w:w="7530" w:type="dxa"/>
            <w:tcMar>
              <w:top w:w="100" w:type="dxa"/>
              <w:left w:w="100" w:type="dxa"/>
              <w:bottom w:w="100" w:type="dxa"/>
              <w:right w:w="100" w:type="dxa"/>
            </w:tcMar>
          </w:tcPr>
          <w:p w14:paraId="6D418779" w14:textId="77777777" w:rsidR="00AE24A2" w:rsidRPr="00186843" w:rsidRDefault="00000000">
            <w:pPr>
              <w:widowControl w:val="0"/>
              <w:pBdr>
                <w:top w:val="nil"/>
                <w:left w:val="nil"/>
                <w:bottom w:val="nil"/>
                <w:right w:val="nil"/>
                <w:between w:val="nil"/>
              </w:pBdr>
              <w:spacing w:line="240" w:lineRule="auto"/>
              <w:jc w:val="center"/>
              <w:rPr>
                <w:del w:id="43" w:author="Austin Meyer" w:date="2026-03-27T07:42:00Z" w16du:dateUtc="2026-03-27T12:42:00Z"/>
                <w:rFonts w:ascii="Times New Roman" w:eastAsia="Times New Roman" w:hAnsi="Times New Roman" w:cs="Times New Roman"/>
                <w:sz w:val="24"/>
                <w:szCs w:val="24"/>
              </w:rPr>
            </w:pPr>
            <w:del w:id="44" w:author="Austin Meyer" w:date="2026-03-27T07:42:00Z" w16du:dateUtc="2026-03-27T12:42:00Z">
              <w:r w:rsidRPr="00186843">
                <w:rPr>
                  <w:rFonts w:ascii="Times New Roman" w:eastAsia="Times New Roman" w:hAnsi="Times New Roman" w:cs="Times New Roman"/>
                  <w:noProof/>
                  <w:sz w:val="24"/>
                  <w:szCs w:val="24"/>
                </w:rPr>
                <w:drawing>
                  <wp:inline distT="114300" distB="114300" distL="114300" distR="114300" wp14:anchorId="05BC86A1" wp14:editId="2C8588C9">
                    <wp:extent cx="4406359" cy="35242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06359" cy="3524227"/>
                            </a:xfrm>
                            <a:prstGeom prst="rect">
                              <a:avLst/>
                            </a:prstGeom>
                            <a:ln/>
                          </pic:spPr>
                        </pic:pic>
                      </a:graphicData>
                    </a:graphic>
                  </wp:inline>
                </w:drawing>
              </w:r>
            </w:del>
          </w:p>
        </w:tc>
      </w:tr>
      <w:tr w:rsidR="00AE24A2" w:rsidRPr="00186843" w14:paraId="7C269C0B" w14:textId="77777777" w:rsidTr="004427CD">
        <w:trPr>
          <w:trHeight w:val="1165"/>
          <w:jc w:val="center"/>
          <w:del w:id="45" w:author="Austin Meyer" w:date="2026-03-27T07:42:00Z" w16du:dateUtc="2026-03-27T12:42:00Z"/>
        </w:trPr>
        <w:tc>
          <w:tcPr>
            <w:tcW w:w="7530" w:type="dxa"/>
            <w:tcMar>
              <w:top w:w="100" w:type="dxa"/>
              <w:left w:w="100" w:type="dxa"/>
              <w:bottom w:w="100" w:type="dxa"/>
              <w:right w:w="100" w:type="dxa"/>
            </w:tcMar>
          </w:tcPr>
          <w:p w14:paraId="75028148" w14:textId="77777777" w:rsidR="00AE24A2" w:rsidRPr="00186843" w:rsidRDefault="00000000">
            <w:pPr>
              <w:widowControl w:val="0"/>
              <w:pBdr>
                <w:top w:val="nil"/>
                <w:left w:val="nil"/>
                <w:bottom w:val="nil"/>
                <w:right w:val="nil"/>
                <w:between w:val="nil"/>
              </w:pBdr>
              <w:spacing w:line="240" w:lineRule="auto"/>
              <w:rPr>
                <w:del w:id="46" w:author="Austin Meyer" w:date="2026-03-27T07:42:00Z" w16du:dateUtc="2026-03-27T12:42:00Z"/>
                <w:rFonts w:ascii="Times New Roman" w:eastAsia="Times New Roman" w:hAnsi="Times New Roman" w:cs="Times New Roman"/>
                <w:sz w:val="24"/>
                <w:szCs w:val="24"/>
              </w:rPr>
            </w:pPr>
            <w:del w:id="47" w:author="Austin Meyer" w:date="2026-03-27T07:42:00Z" w16du:dateUtc="2026-03-27T12:42:00Z">
              <w:r w:rsidRPr="00186843">
                <w:rPr>
                  <w:rFonts w:ascii="Times New Roman" w:eastAsia="Times New Roman" w:hAnsi="Times New Roman" w:cs="Times New Roman"/>
                  <w:b/>
                  <w:bCs/>
                  <w:sz w:val="24"/>
                  <w:szCs w:val="24"/>
                </w:rPr>
                <w:delText>Figure 2: Proportion of RSV activity captured under alternative Nirsevimab administration window scenarios.</w:delText>
              </w:r>
              <w:r w:rsidRPr="00186843">
                <w:rPr>
                  <w:rFonts w:ascii="Times New Roman" w:eastAsia="Times New Roman" w:hAnsi="Times New Roman" w:cs="Times New Roman"/>
                  <w:sz w:val="24"/>
                  <w:szCs w:val="24"/>
                </w:rPr>
                <w:delText xml:space="preserve"> </w:delText>
              </w:r>
              <w:r w:rsidRPr="00186843">
                <w:rPr>
                  <w:rFonts w:ascii="Times New Roman" w:eastAsia="Times New Roman" w:hAnsi="Times New Roman" w:cs="Times New Roman"/>
                  <w:b/>
                  <w:bCs/>
                  <w:sz w:val="24"/>
                  <w:szCs w:val="24"/>
                </w:rPr>
                <w:delText>Baseline:</w:delText>
              </w:r>
              <w:r w:rsidRPr="00186843">
                <w:rPr>
                  <w:rFonts w:ascii="Times New Roman" w:eastAsia="Times New Roman" w:hAnsi="Times New Roman" w:cs="Times New Roman"/>
                  <w:sz w:val="24"/>
                  <w:szCs w:val="24"/>
                </w:rPr>
                <w:delText xml:space="preserve"> October–March; </w:delText>
              </w:r>
              <w:r w:rsidRPr="00186843">
                <w:rPr>
                  <w:rFonts w:ascii="Times New Roman" w:eastAsia="Times New Roman" w:hAnsi="Times New Roman" w:cs="Times New Roman"/>
                  <w:b/>
                  <w:bCs/>
                  <w:sz w:val="24"/>
                  <w:szCs w:val="24"/>
                </w:rPr>
                <w:delText>Early:</w:delText>
              </w:r>
              <w:r w:rsidRPr="00186843">
                <w:rPr>
                  <w:rFonts w:ascii="Times New Roman" w:eastAsia="Times New Roman" w:hAnsi="Times New Roman" w:cs="Times New Roman"/>
                  <w:sz w:val="24"/>
                  <w:szCs w:val="24"/>
                </w:rPr>
                <w:delText xml:space="preserve"> September–March; </w:delText>
              </w:r>
              <w:r w:rsidRPr="00186843">
                <w:rPr>
                  <w:rFonts w:ascii="Times New Roman" w:eastAsia="Times New Roman" w:hAnsi="Times New Roman" w:cs="Times New Roman"/>
                  <w:b/>
                  <w:bCs/>
                  <w:sz w:val="24"/>
                  <w:szCs w:val="24"/>
                </w:rPr>
                <w:delText xml:space="preserve">Extended: </w:delText>
              </w:r>
              <w:r w:rsidRPr="00186843">
                <w:rPr>
                  <w:rFonts w:ascii="Times New Roman" w:eastAsia="Times New Roman" w:hAnsi="Times New Roman" w:cs="Times New Roman"/>
                  <w:sz w:val="24"/>
                  <w:szCs w:val="24"/>
                </w:rPr>
                <w:delText xml:space="preserve">September–April; </w:delText>
              </w:r>
              <w:r w:rsidRPr="00186843">
                <w:rPr>
                  <w:rFonts w:ascii="Times New Roman" w:eastAsia="Times New Roman" w:hAnsi="Times New Roman" w:cs="Times New Roman"/>
                  <w:b/>
                  <w:bCs/>
                  <w:sz w:val="24"/>
                  <w:szCs w:val="24"/>
                </w:rPr>
                <w:delText xml:space="preserve">Dynamic: </w:delText>
              </w:r>
              <w:r w:rsidRPr="00186843">
                <w:rPr>
                  <w:rFonts w:ascii="Times New Roman" w:eastAsia="Times New Roman" w:hAnsi="Times New Roman" w:cs="Times New Roman"/>
                  <w:sz w:val="24"/>
                  <w:szCs w:val="24"/>
                </w:rPr>
                <w:delText xml:space="preserve">state-specific onset–offset. </w:delText>
              </w:r>
              <w:r w:rsidRPr="00186843">
                <w:rPr>
                  <w:rFonts w:ascii="Times New Roman" w:eastAsia="Times New Roman" w:hAnsi="Times New Roman" w:cs="Times New Roman"/>
                  <w:b/>
                  <w:bCs/>
                  <w:sz w:val="24"/>
                  <w:szCs w:val="24"/>
                </w:rPr>
                <w:delText xml:space="preserve">A. </w:delText>
              </w:r>
              <w:r w:rsidRPr="00186843">
                <w:rPr>
                  <w:rFonts w:ascii="Times New Roman" w:eastAsia="Times New Roman" w:hAnsi="Times New Roman" w:cs="Times New Roman"/>
                  <w:sz w:val="24"/>
                  <w:szCs w:val="24"/>
                </w:rPr>
                <w:delText xml:space="preserve">NSSP 2023-24. </w:delText>
              </w:r>
              <w:r w:rsidRPr="00186843">
                <w:rPr>
                  <w:rFonts w:ascii="Times New Roman" w:eastAsia="Times New Roman" w:hAnsi="Times New Roman" w:cs="Times New Roman"/>
                  <w:b/>
                  <w:bCs/>
                  <w:sz w:val="24"/>
                  <w:szCs w:val="24"/>
                </w:rPr>
                <w:delText>B.</w:delText>
              </w:r>
              <w:r w:rsidRPr="00186843">
                <w:rPr>
                  <w:rFonts w:ascii="Times New Roman" w:eastAsia="Times New Roman" w:hAnsi="Times New Roman" w:cs="Times New Roman"/>
                  <w:sz w:val="24"/>
                  <w:szCs w:val="24"/>
                </w:rPr>
                <w:delText xml:space="preserve"> NSSP 2024-25. </w:delText>
              </w:r>
              <w:r w:rsidRPr="00186843">
                <w:rPr>
                  <w:rFonts w:ascii="Times New Roman" w:eastAsia="Times New Roman" w:hAnsi="Times New Roman" w:cs="Times New Roman"/>
                  <w:b/>
                  <w:bCs/>
                  <w:sz w:val="24"/>
                  <w:szCs w:val="24"/>
                </w:rPr>
                <w:delText>C.</w:delText>
              </w:r>
              <w:r w:rsidRPr="00186843">
                <w:rPr>
                  <w:rFonts w:ascii="Times New Roman" w:eastAsia="Times New Roman" w:hAnsi="Times New Roman" w:cs="Times New Roman"/>
                  <w:sz w:val="24"/>
                  <w:szCs w:val="24"/>
                </w:rPr>
                <w:delText xml:space="preserve"> NHSN 2024-25. The Early window did not meaningfully change the vaccine coverage while an example Dynamic and Extended could significantly improve coverage.</w:delText>
              </w:r>
            </w:del>
          </w:p>
        </w:tc>
      </w:tr>
    </w:tbl>
    <w:p w14:paraId="1C031882" w14:textId="77777777" w:rsidR="00AE24A2" w:rsidRPr="00186843" w:rsidRDefault="00AE24A2">
      <w:pPr>
        <w:spacing w:line="240" w:lineRule="auto"/>
        <w:rPr>
          <w:del w:id="48" w:author="Austin Meyer" w:date="2026-03-27T07:42:00Z" w16du:dateUtc="2026-03-27T12:42:00Z"/>
          <w:rFonts w:ascii="Times New Roman" w:eastAsia="Times New Roman" w:hAnsi="Times New Roman" w:cs="Times New Roman"/>
          <w:sz w:val="24"/>
          <w:szCs w:val="24"/>
        </w:rPr>
      </w:pPr>
    </w:p>
    <w:p w14:paraId="703D399F" w14:textId="1387F67C" w:rsidR="00AE24A2" w:rsidRPr="00186843" w:rsidRDefault="00BA2C00" w:rsidP="00BA2C00">
      <w:pPr>
        <w:spacing w:line="240" w:lineRule="auto"/>
        <w:rPr>
          <w:ins w:id="49" w:author="Austin Meyer" w:date="2026-03-27T07:42:00Z" w16du:dateUtc="2026-03-27T12:42:00Z"/>
          <w:rFonts w:ascii="Times New Roman" w:eastAsia="Times New Roman" w:hAnsi="Times New Roman" w:cs="Times New Roman"/>
          <w:sz w:val="24"/>
          <w:szCs w:val="24"/>
        </w:rPr>
      </w:pPr>
      <w:ins w:id="50" w:author="Austin Meyer" w:date="2026-03-27T07:42:00Z" w16du:dateUtc="2026-03-27T12:42:00Z">
        <w:r w:rsidRPr="00186843">
          <w:rPr>
            <w:rFonts w:ascii="Times New Roman" w:eastAsia="Times New Roman" w:hAnsi="Times New Roman" w:cs="Times New Roman"/>
            <w:sz w:val="24"/>
            <w:szCs w:val="24"/>
          </w:rPr>
          <w:t xml:space="preserve"> </w:t>
        </w:r>
      </w:ins>
    </w:p>
    <w:p w14:paraId="77D86AB1"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4481F1BA" w14:textId="77777777" w:rsidR="00AE24A2" w:rsidRPr="00186843" w:rsidRDefault="00AE24A2">
      <w:pPr>
        <w:spacing w:line="240" w:lineRule="auto"/>
        <w:rPr>
          <w:rFonts w:ascii="Times New Roman" w:eastAsia="Times New Roman" w:hAnsi="Times New Roman" w:cs="Times New Roman"/>
          <w:b/>
          <w:bCs/>
          <w:sz w:val="24"/>
          <w:szCs w:val="24"/>
        </w:rPr>
      </w:pPr>
    </w:p>
    <w:p w14:paraId="482335ED" w14:textId="77777777" w:rsidR="00AE24A2" w:rsidRPr="00186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analysis highlights significant geographic variability consistent across two post-COVID seasons and independent surveillance systems. While previous studies have documented seasonality shifts or variability,</w:t>
      </w:r>
      <w:r>
        <w:rPr>
          <w:rFonts w:ascii="Times New Roman" w:eastAsia="Times New Roman" w:hAnsi="Times New Roman" w:cs="Times New Roman"/>
          <w:sz w:val="24"/>
          <w:szCs w:val="24"/>
          <w:vertAlign w:val="superscript"/>
        </w:rPr>
        <w:t>7,8,9</w:t>
      </w:r>
      <w:r>
        <w:rPr>
          <w:rFonts w:ascii="Times New Roman" w:eastAsia="Times New Roman" w:hAnsi="Times New Roman" w:cs="Times New Roman"/>
          <w:sz w:val="24"/>
          <w:szCs w:val="24"/>
        </w:rPr>
        <w:t xml:space="preserve"> our work quantifies the specific protection gap created by the standard October through March recommendation.</w:t>
      </w:r>
    </w:p>
    <w:p w14:paraId="09D89846" w14:textId="728509B9" w:rsidR="00AE24A2" w:rsidRPr="00186843"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findings have immediate policy implications. Although current guidance encourages flexibility based on local epidemiology, state Medicaid programs covering the majority of eligible infants often lack the operational mechanisms or expertise to deviate from fixed windows. This rigidity likely leaves some infants unprotected during early-season surges and late-season tail cases, despite </w:t>
      </w:r>
      <w:del w:id="51" w:author="Austin Meyer" w:date="2026-03-27T07:42:00Z" w16du:dateUtc="2026-03-27T12:42:00Z">
        <w:r w:rsidRPr="00186843">
          <w:rPr>
            <w:rFonts w:ascii="Times New Roman" w:eastAsia="Times New Roman" w:hAnsi="Times New Roman" w:cs="Times New Roman"/>
            <w:sz w:val="24"/>
            <w:szCs w:val="24"/>
          </w:rPr>
          <w:delText>Nirsevimab’s</w:delText>
        </w:r>
      </w:del>
      <w:ins w:id="52" w:author="Austin Meyer" w:date="2026-03-27T07:42:00Z" w16du:dateUtc="2026-03-27T12:42:00Z">
        <w:r>
          <w:rPr>
            <w:rFonts w:ascii="Times New Roman" w:eastAsia="Times New Roman" w:hAnsi="Times New Roman" w:cs="Times New Roman"/>
            <w:sz w:val="24"/>
            <w:szCs w:val="24"/>
          </w:rPr>
          <w:t>the</w:t>
        </w:r>
      </w:ins>
      <w:r>
        <w:rPr>
          <w:rFonts w:ascii="Times New Roman" w:eastAsia="Times New Roman" w:hAnsi="Times New Roman" w:cs="Times New Roman"/>
          <w:sz w:val="24"/>
          <w:szCs w:val="24"/>
        </w:rPr>
        <w:t xml:space="preserve"> demonstrated efficacy</w:t>
      </w:r>
      <w:ins w:id="53" w:author="Austin Meyer" w:date="2026-03-27T07:42:00Z" w16du:dateUtc="2026-03-27T12:42:00Z">
        <w:r>
          <w:rPr>
            <w:rFonts w:ascii="Times New Roman" w:eastAsia="Times New Roman" w:hAnsi="Times New Roman" w:cs="Times New Roman"/>
            <w:sz w:val="24"/>
            <w:szCs w:val="24"/>
          </w:rPr>
          <w:t xml:space="preserve"> of long-acting monoclonal antibodies</w:t>
        </w:r>
      </w:ins>
      <w:r>
        <w:rPr>
          <w:rFonts w:ascii="Times New Roman" w:eastAsia="Times New Roman" w:hAnsi="Times New Roman" w:cs="Times New Roman"/>
          <w:sz w:val="24"/>
          <w:szCs w:val="24"/>
        </w:rPr>
        <w:t xml:space="preserve"> against RSV hospitalization.</w:t>
      </w:r>
      <w:r>
        <w:rPr>
          <w:rFonts w:ascii="Times New Roman" w:eastAsia="Times New Roman" w:hAnsi="Times New Roman" w:cs="Times New Roman"/>
          <w:sz w:val="24"/>
          <w:szCs w:val="24"/>
          <w:vertAlign w:val="superscript"/>
        </w:rPr>
        <w:t>10</w:t>
      </w:r>
      <w:r>
        <w:rPr>
          <w:rFonts w:ascii="Times New Roman" w:eastAsia="Times New Roman" w:hAnsi="Times New Roman" w:cs="Times New Roman"/>
          <w:sz w:val="24"/>
          <w:szCs w:val="24"/>
        </w:rPr>
        <w:t xml:space="preserve"> We acknowledge limitations in this analysis, including reliance on aggregate surveillance data that cannot account for individual administration timing, do not quantify </w:t>
      </w:r>
      <w:del w:id="54" w:author="Austin Meyer" w:date="2026-03-27T07:42:00Z" w16du:dateUtc="2026-03-27T12:42:00Z">
        <w:r w:rsidRPr="00186843">
          <w:rPr>
            <w:rFonts w:ascii="Times New Roman" w:eastAsia="Times New Roman" w:hAnsi="Times New Roman" w:cs="Times New Roman"/>
            <w:sz w:val="24"/>
            <w:szCs w:val="24"/>
          </w:rPr>
          <w:delText>Nirsevimab</w:delText>
        </w:r>
      </w:del>
      <w:ins w:id="55" w:author="Austin Meyer" w:date="2026-03-27T07:42:00Z" w16du:dateUtc="2026-03-27T12:42:00Z">
        <w:r>
          <w:rPr>
            <w:rFonts w:ascii="Times New Roman" w:eastAsia="Times New Roman" w:hAnsi="Times New Roman" w:cs="Times New Roman"/>
            <w:sz w:val="24"/>
            <w:szCs w:val="24"/>
          </w:rPr>
          <w:t>monoclonal antibody</w:t>
        </w:r>
      </w:ins>
      <w:r>
        <w:rPr>
          <w:rFonts w:ascii="Times New Roman" w:eastAsia="Times New Roman" w:hAnsi="Times New Roman" w:cs="Times New Roman"/>
          <w:sz w:val="24"/>
          <w:szCs w:val="24"/>
        </w:rPr>
        <w:t xml:space="preserve"> uptake, and have broader age ranges than those recommended to receive </w:t>
      </w:r>
      <w:del w:id="56" w:author="Austin Meyer" w:date="2026-03-27T07:42:00Z" w16du:dateUtc="2026-03-27T12:42:00Z">
        <w:r w:rsidRPr="00186843">
          <w:rPr>
            <w:rFonts w:ascii="Times New Roman" w:eastAsia="Times New Roman" w:hAnsi="Times New Roman" w:cs="Times New Roman"/>
            <w:sz w:val="24"/>
            <w:szCs w:val="24"/>
          </w:rPr>
          <w:delText>Nirsevimab</w:delText>
        </w:r>
      </w:del>
      <w:ins w:id="57" w:author="Austin Meyer" w:date="2026-03-27T07:42:00Z" w16du:dateUtc="2026-03-27T12:42:00Z">
        <w:r>
          <w:rPr>
            <w:rFonts w:ascii="Times New Roman" w:eastAsia="Times New Roman" w:hAnsi="Times New Roman" w:cs="Times New Roman"/>
            <w:sz w:val="24"/>
            <w:szCs w:val="24"/>
          </w:rPr>
          <w:t>prophylaxis. Additionally, we do not perform a cost-effectiveness or number-needed-to-treat analysis, which would further inform whether adjusting the window is justified for states with modest out-of-window burden</w:t>
        </w:r>
      </w:ins>
      <w:r>
        <w:rPr>
          <w:rFonts w:ascii="Times New Roman" w:eastAsia="Times New Roman" w:hAnsi="Times New Roman" w:cs="Times New Roman"/>
          <w:sz w:val="24"/>
          <w:szCs w:val="24"/>
        </w:rPr>
        <w:t>. However, our analyses suggest that a fixed window would need to be extended to be both a month earlier and a month later (September</w:t>
      </w:r>
      <w:del w:id="58" w:author="Austin Meyer" w:date="2026-03-27T07:42:00Z" w16du:dateUtc="2026-03-27T12:42:00Z">
        <w:r w:rsidRPr="00186843">
          <w:rPr>
            <w:rFonts w:ascii="Times New Roman" w:eastAsia="Times New Roman" w:hAnsi="Times New Roman" w:cs="Times New Roman"/>
            <w:sz w:val="24"/>
            <w:szCs w:val="24"/>
          </w:rPr>
          <w:delText>–</w:delText>
        </w:r>
      </w:del>
      <w:ins w:id="59"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April) to more definitively capture the entire RSV season</w:t>
      </w:r>
      <w:del w:id="60" w:author="Austin Meyer" w:date="2026-03-27T07:42:00Z" w16du:dateUtc="2026-03-27T12:42:00Z">
        <w:r w:rsidRPr="00186843">
          <w:rPr>
            <w:rFonts w:ascii="Times New Roman" w:eastAsia="Times New Roman" w:hAnsi="Times New Roman" w:cs="Times New Roman"/>
            <w:sz w:val="24"/>
            <w:szCs w:val="24"/>
          </w:rPr>
          <w:delText xml:space="preserve">, which </w:delText>
        </w:r>
      </w:del>
      <w:ins w:id="61" w:author="Austin Meyer" w:date="2026-03-27T07:42:00Z" w16du:dateUtc="2026-03-27T12:42:00Z">
        <w:r>
          <w:rPr>
            <w:rFonts w:ascii="Times New Roman" w:eastAsia="Times New Roman" w:hAnsi="Times New Roman" w:cs="Times New Roman"/>
            <w:sz w:val="24"/>
            <w:szCs w:val="24"/>
          </w:rPr>
          <w:t xml:space="preserve">. </w:t>
        </w:r>
        <w:r w:rsidR="00770F83">
          <w:rPr>
            <w:rFonts w:ascii="Times New Roman" w:eastAsia="Times New Roman" w:hAnsi="Times New Roman" w:cs="Times New Roman"/>
            <w:sz w:val="24"/>
            <w:szCs w:val="24"/>
          </w:rPr>
          <w:t>Fortunately, r</w:t>
        </w:r>
        <w:r>
          <w:rPr>
            <w:rFonts w:ascii="Times New Roman" w:eastAsia="Times New Roman" w:hAnsi="Times New Roman" w:cs="Times New Roman"/>
            <w:sz w:val="24"/>
            <w:szCs w:val="24"/>
          </w:rPr>
          <w:t xml:space="preserve">ecent data demonstrate that </w:t>
        </w:r>
        <w:proofErr w:type="spellStart"/>
        <w:r>
          <w:rPr>
            <w:rFonts w:ascii="Times New Roman" w:eastAsia="Times New Roman" w:hAnsi="Times New Roman" w:cs="Times New Roman"/>
            <w:sz w:val="24"/>
            <w:szCs w:val="24"/>
          </w:rPr>
          <w:t>nirsevimab</w:t>
        </w:r>
        <w:proofErr w:type="spellEnd"/>
        <w:r>
          <w:rPr>
            <w:rFonts w:ascii="Times New Roman" w:eastAsia="Times New Roman" w:hAnsi="Times New Roman" w:cs="Times New Roman"/>
            <w:sz w:val="24"/>
            <w:szCs w:val="24"/>
          </w:rPr>
          <w:t xml:space="preserve"> maintains efficacy through at least 150-180 days (half-life ~71 days)</w:t>
        </w:r>
        <w:r w:rsidR="00542114">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11,12</w:t>
        </w:r>
        <w:r>
          <w:rPr>
            <w:rFonts w:ascii="Times New Roman" w:eastAsia="Times New Roman" w:hAnsi="Times New Roman" w:cs="Times New Roman"/>
            <w:sz w:val="24"/>
            <w:szCs w:val="24"/>
          </w:rPr>
          <w:t xml:space="preserve"> </w:t>
        </w:r>
        <w:r w:rsidR="00542114">
          <w:rPr>
            <w:rFonts w:ascii="Times New Roman" w:eastAsia="Times New Roman" w:hAnsi="Times New Roman" w:cs="Times New Roman"/>
            <w:sz w:val="24"/>
            <w:szCs w:val="24"/>
          </w:rPr>
          <w:t xml:space="preserve">Therefore, </w:t>
        </w:r>
        <w:r>
          <w:rPr>
            <w:rFonts w:ascii="Times New Roman" w:eastAsia="Times New Roman" w:hAnsi="Times New Roman" w:cs="Times New Roman"/>
            <w:sz w:val="24"/>
            <w:szCs w:val="24"/>
          </w:rPr>
          <w:t xml:space="preserve">an extended window may be feasible for </w:t>
        </w:r>
        <w:proofErr w:type="spellStart"/>
        <w:r>
          <w:rPr>
            <w:rFonts w:ascii="Times New Roman" w:eastAsia="Times New Roman" w:hAnsi="Times New Roman" w:cs="Times New Roman"/>
            <w:sz w:val="24"/>
            <w:szCs w:val="24"/>
          </w:rPr>
          <w:t>nirsevimab</w:t>
        </w:r>
        <w:proofErr w:type="spellEnd"/>
        <w:r>
          <w:rPr>
            <w:rFonts w:ascii="Times New Roman" w:eastAsia="Times New Roman" w:hAnsi="Times New Roman" w:cs="Times New Roman"/>
            <w:sz w:val="24"/>
            <w:szCs w:val="24"/>
          </w:rPr>
          <w:t xml:space="preserve">, though further study is needed. However, </w:t>
        </w:r>
        <w:proofErr w:type="spellStart"/>
        <w:r>
          <w:rPr>
            <w:rFonts w:ascii="Times New Roman" w:eastAsia="Times New Roman" w:hAnsi="Times New Roman" w:cs="Times New Roman"/>
            <w:sz w:val="24"/>
            <w:szCs w:val="24"/>
          </w:rPr>
          <w:t>clesrovimab</w:t>
        </w:r>
        <w:proofErr w:type="spellEnd"/>
        <w:r>
          <w:rPr>
            <w:rFonts w:ascii="Times New Roman" w:eastAsia="Times New Roman" w:hAnsi="Times New Roman" w:cs="Times New Roman"/>
            <w:sz w:val="24"/>
            <w:szCs w:val="24"/>
          </w:rPr>
          <w:t xml:space="preserve"> has a substantially shorter half-life (~44 days), and an 8-month window </w:t>
        </w:r>
      </w:ins>
      <w:r>
        <w:rPr>
          <w:rFonts w:ascii="Times New Roman" w:eastAsia="Times New Roman" w:hAnsi="Times New Roman" w:cs="Times New Roman"/>
          <w:sz w:val="24"/>
          <w:szCs w:val="24"/>
        </w:rPr>
        <w:t xml:space="preserve">would </w:t>
      </w:r>
      <w:del w:id="62" w:author="Austin Meyer" w:date="2026-03-27T07:42:00Z" w16du:dateUtc="2026-03-27T12:42:00Z">
        <w:r w:rsidRPr="00186843">
          <w:rPr>
            <w:rFonts w:ascii="Times New Roman" w:eastAsia="Times New Roman" w:hAnsi="Times New Roman" w:cs="Times New Roman"/>
            <w:sz w:val="24"/>
            <w:szCs w:val="24"/>
          </w:rPr>
          <w:delText>raise</w:delText>
        </w:r>
      </w:del>
      <w:ins w:id="63" w:author="Austin Meyer" w:date="2026-03-27T07:42:00Z" w16du:dateUtc="2026-03-27T12:42:00Z">
        <w:r>
          <w:rPr>
            <w:rFonts w:ascii="Times New Roman" w:eastAsia="Times New Roman" w:hAnsi="Times New Roman" w:cs="Times New Roman"/>
            <w:sz w:val="24"/>
            <w:szCs w:val="24"/>
          </w:rPr>
          <w:t>likely exceed its durable protection period, raising</w:t>
        </w:r>
      </w:ins>
      <w:r>
        <w:rPr>
          <w:rFonts w:ascii="Times New Roman" w:eastAsia="Times New Roman" w:hAnsi="Times New Roman" w:cs="Times New Roman"/>
          <w:sz w:val="24"/>
          <w:szCs w:val="24"/>
        </w:rPr>
        <w:t xml:space="preserve"> questions about </w:t>
      </w:r>
      <w:del w:id="64" w:author="Austin Meyer" w:date="2026-03-27T07:42:00Z" w16du:dateUtc="2026-03-27T12:42:00Z">
        <w:r w:rsidRPr="00186843">
          <w:rPr>
            <w:rFonts w:ascii="Times New Roman" w:eastAsia="Times New Roman" w:hAnsi="Times New Roman" w:cs="Times New Roman"/>
            <w:sz w:val="24"/>
            <w:szCs w:val="24"/>
          </w:rPr>
          <w:delText>the durability of protection beyond 6 months</w:delText>
        </w:r>
      </w:del>
      <w:ins w:id="65" w:author="Austin Meyer" w:date="2026-03-27T07:42:00Z" w16du:dateUtc="2026-03-27T12:42:00Z">
        <w:r>
          <w:rPr>
            <w:rFonts w:ascii="Times New Roman" w:eastAsia="Times New Roman" w:hAnsi="Times New Roman" w:cs="Times New Roman"/>
            <w:sz w:val="24"/>
            <w:szCs w:val="24"/>
          </w:rPr>
          <w:t>waning efficacy</w:t>
        </w:r>
      </w:ins>
      <w:r>
        <w:rPr>
          <w:rFonts w:ascii="Times New Roman" w:eastAsia="Times New Roman" w:hAnsi="Times New Roman" w:cs="Times New Roman"/>
          <w:sz w:val="24"/>
          <w:szCs w:val="24"/>
        </w:rPr>
        <w:t xml:space="preserve"> and the need to redose for the following season. </w:t>
      </w:r>
      <w:ins w:id="66" w:author="Austin Meyer" w:date="2026-03-27T07:42:00Z" w16du:dateUtc="2026-03-27T12:42:00Z">
        <w:r>
          <w:rPr>
            <w:rFonts w:ascii="Times New Roman" w:eastAsia="Times New Roman" w:hAnsi="Times New Roman" w:cs="Times New Roman"/>
            <w:sz w:val="24"/>
            <w:szCs w:val="24"/>
          </w:rPr>
          <w:t xml:space="preserve">These seasonal timing considerations </w:t>
        </w:r>
        <w:r>
          <w:rPr>
            <w:rFonts w:ascii="Times New Roman" w:eastAsia="Times New Roman" w:hAnsi="Times New Roman" w:cs="Times New Roman"/>
            <w:sz w:val="24"/>
            <w:szCs w:val="24"/>
          </w:rPr>
          <w:lastRenderedPageBreak/>
          <w:t>also apply to maternal RSV vaccination (</w:t>
        </w:r>
        <w:proofErr w:type="spellStart"/>
        <w:r>
          <w:rPr>
            <w:rFonts w:ascii="Times New Roman" w:eastAsia="Times New Roman" w:hAnsi="Times New Roman" w:cs="Times New Roman"/>
            <w:sz w:val="24"/>
            <w:szCs w:val="24"/>
          </w:rPr>
          <w:t>Abrysvo</w:t>
        </w:r>
        <w:proofErr w:type="spellEnd"/>
        <w:r>
          <w:rPr>
            <w:rFonts w:ascii="Times New Roman" w:eastAsia="Times New Roman" w:hAnsi="Times New Roman" w:cs="Times New Roman"/>
            <w:sz w:val="24"/>
            <w:szCs w:val="24"/>
          </w:rPr>
          <w:t>), which has an even narrower recommended administration window of September through January, and parallel challenges seen with influenza vaccine timing</w:t>
        </w:r>
        <w:r w:rsidR="00FE4AF3">
          <w:rPr>
            <w:rFonts w:ascii="Times New Roman" w:eastAsia="Times New Roman" w:hAnsi="Times New Roman" w:cs="Times New Roman"/>
            <w:sz w:val="24"/>
            <w:szCs w:val="24"/>
          </w:rPr>
          <w:t xml:space="preserve"> due to waning immunity</w:t>
        </w:r>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Thus, future research directed at data-driven</w:t>
      </w:r>
      <w:ins w:id="67" w:author="Austin Meyer" w:date="2026-03-27T07:42:00Z" w16du:dateUtc="2026-03-27T12:42:00Z">
        <w:r>
          <w:rPr>
            <w:rFonts w:ascii="Times New Roman" w:eastAsia="Times New Roman" w:hAnsi="Times New Roman" w:cs="Times New Roman"/>
            <w:sz w:val="24"/>
            <w:szCs w:val="24"/>
          </w:rPr>
          <w:t>, potentially dynamic</w:t>
        </w:r>
      </w:ins>
      <w:r>
        <w:rPr>
          <w:rFonts w:ascii="Times New Roman" w:eastAsia="Times New Roman" w:hAnsi="Times New Roman" w:cs="Times New Roman"/>
          <w:sz w:val="24"/>
          <w:szCs w:val="24"/>
        </w:rPr>
        <w:t xml:space="preserve"> approaches to the start and end of the administration window would be ideal.</w:t>
      </w:r>
    </w:p>
    <w:p w14:paraId="55565A5E" w14:textId="77777777" w:rsidR="00AE24A2" w:rsidRPr="00186843" w:rsidRDefault="00AE24A2">
      <w:pPr>
        <w:spacing w:line="240" w:lineRule="auto"/>
        <w:ind w:firstLine="720"/>
        <w:rPr>
          <w:rFonts w:ascii="Times New Roman" w:eastAsia="Times New Roman" w:hAnsi="Times New Roman" w:cs="Times New Roman"/>
          <w:sz w:val="24"/>
          <w:szCs w:val="24"/>
        </w:rPr>
      </w:pPr>
    </w:p>
    <w:p w14:paraId="6CD5B70A"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5DDBF43D" w14:textId="77777777" w:rsidR="00AE24A2" w:rsidRPr="00186843" w:rsidRDefault="00AE24A2">
      <w:pPr>
        <w:spacing w:line="240" w:lineRule="auto"/>
        <w:rPr>
          <w:rFonts w:ascii="Times New Roman" w:eastAsia="Times New Roman" w:hAnsi="Times New Roman" w:cs="Times New Roman"/>
          <w:b/>
          <w:bCs/>
          <w:sz w:val="24"/>
          <w:szCs w:val="24"/>
        </w:rPr>
      </w:pPr>
    </w:p>
    <w:p w14:paraId="5A35C0DE"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Jones JM, Fleming-Dutra KE, Prill MM, et al. Use of Nirsevimab for the Prevention of Respiratory Syncytial Virus Disease Among Infants and Young Children: Recommendations of the Advisory Committee on Immunization Practices </w:t>
      </w:r>
      <w:del w:id="68" w:author="Austin Meyer" w:date="2026-03-27T07:42:00Z" w16du:dateUtc="2026-03-27T12:42:00Z">
        <w:r w:rsidRPr="00186843">
          <w:rPr>
            <w:rFonts w:ascii="Times New Roman" w:eastAsia="Times New Roman" w:hAnsi="Times New Roman" w:cs="Times New Roman"/>
            <w:sz w:val="24"/>
            <w:szCs w:val="24"/>
          </w:rPr>
          <w:delText xml:space="preserve">— </w:delText>
        </w:r>
      </w:del>
      <w:ins w:id="69"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United States, 2023. </w:t>
      </w:r>
      <w:r>
        <w:rPr>
          <w:rFonts w:ascii="Times New Roman" w:eastAsia="Times New Roman" w:hAnsi="Times New Roman" w:cs="Times New Roman"/>
          <w:i/>
          <w:iCs/>
          <w:sz w:val="24"/>
          <w:szCs w:val="24"/>
        </w:rPr>
        <w:t>MMWR Morb Mortal Wkly Rep.</w:t>
      </w:r>
      <w:r>
        <w:rPr>
          <w:rFonts w:ascii="Times New Roman" w:eastAsia="Times New Roman" w:hAnsi="Times New Roman" w:cs="Times New Roman"/>
          <w:sz w:val="24"/>
          <w:szCs w:val="24"/>
        </w:rPr>
        <w:t xml:space="preserve"> 2023;72.</w:t>
      </w:r>
    </w:p>
    <w:p w14:paraId="5B34F663"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O'Leary ST, Yonts AB, Gaviria-Agudelo C, Kimberlin DW, Paulsen GC. Summer 2023 ACIP Update: RSV Prevention and Updated Recommendations on Other Vaccines. </w:t>
      </w:r>
      <w:r>
        <w:rPr>
          <w:rFonts w:ascii="Times New Roman" w:eastAsia="Times New Roman" w:hAnsi="Times New Roman" w:cs="Times New Roman"/>
          <w:i/>
          <w:iCs/>
          <w:sz w:val="24"/>
          <w:szCs w:val="24"/>
        </w:rPr>
        <w:t>Pediatrics.</w:t>
      </w:r>
      <w:r>
        <w:rPr>
          <w:rFonts w:ascii="Times New Roman" w:eastAsia="Times New Roman" w:hAnsi="Times New Roman" w:cs="Times New Roman"/>
          <w:sz w:val="24"/>
          <w:szCs w:val="24"/>
        </w:rPr>
        <w:t xml:space="preserve"> 2023;152:e2023063955.</w:t>
      </w:r>
    </w:p>
    <w:p w14:paraId="19DD29D4"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Rose EB, Wheatley A, Langley G, Gerber S, Haynes A. Respiratory Syncytial Virus Seasonality </w:t>
      </w:r>
      <w:del w:id="70" w:author="Austin Meyer" w:date="2026-03-27T07:42:00Z" w16du:dateUtc="2026-03-27T12:42:00Z">
        <w:r w:rsidRPr="00186843">
          <w:rPr>
            <w:rFonts w:ascii="Times New Roman" w:eastAsia="Times New Roman" w:hAnsi="Times New Roman" w:cs="Times New Roman"/>
            <w:sz w:val="24"/>
            <w:szCs w:val="24"/>
          </w:rPr>
          <w:delText xml:space="preserve">— </w:delText>
        </w:r>
      </w:del>
      <w:ins w:id="71" w:author="Austin Meyer" w:date="2026-03-27T07:42:00Z" w16du:dateUtc="2026-03-27T12: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United States, 2014-2017. </w:t>
      </w:r>
      <w:r>
        <w:rPr>
          <w:rFonts w:ascii="Times New Roman" w:eastAsia="Times New Roman" w:hAnsi="Times New Roman" w:cs="Times New Roman"/>
          <w:i/>
          <w:iCs/>
          <w:sz w:val="24"/>
          <w:szCs w:val="24"/>
        </w:rPr>
        <w:t>MMWR Morb Mortal Wkly Rep.</w:t>
      </w:r>
      <w:r>
        <w:rPr>
          <w:rFonts w:ascii="Times New Roman" w:eastAsia="Times New Roman" w:hAnsi="Times New Roman" w:cs="Times New Roman"/>
          <w:sz w:val="24"/>
          <w:szCs w:val="24"/>
        </w:rPr>
        <w:t xml:space="preserve"> 2018;67.</w:t>
      </w:r>
    </w:p>
    <w:p w14:paraId="549A7924"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Dewey G, Meyer AG, Garrido Garcia R, Santillana M. Uncovering the post-pandemic timing of influenza, RSV, and COVID-19 driving seasonal influenza-like illness in the US: a retrospective ecological study. </w:t>
      </w:r>
      <w:r>
        <w:rPr>
          <w:rFonts w:ascii="Times New Roman" w:eastAsia="Times New Roman" w:hAnsi="Times New Roman" w:cs="Times New Roman"/>
          <w:i/>
          <w:iCs/>
          <w:sz w:val="24"/>
          <w:szCs w:val="24"/>
        </w:rPr>
        <w:t>Lancet Reg Health Am.</w:t>
      </w:r>
      <w:r>
        <w:rPr>
          <w:rFonts w:ascii="Times New Roman" w:eastAsia="Times New Roman" w:hAnsi="Times New Roman" w:cs="Times New Roman"/>
          <w:sz w:val="24"/>
          <w:szCs w:val="24"/>
        </w:rPr>
        <w:t xml:space="preserve"> 2026;55.</w:t>
      </w:r>
    </w:p>
    <w:p w14:paraId="45262CB9"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Centers for Disease Control and Prevention. National Syndromic Surveillance Program (NSSP). Accessed January 16, 2026.</w:t>
      </w:r>
      <w:hyperlink r:id="rId7">
        <w:r w:rsidR="00AE24A2">
          <w:rPr>
            <w:rFonts w:ascii="Times New Roman" w:eastAsia="Times New Roman" w:hAnsi="Times New Roman" w:cs="Times New Roman"/>
            <w:sz w:val="24"/>
            <w:szCs w:val="24"/>
          </w:rPr>
          <w:t xml:space="preserve"> </w:t>
        </w:r>
      </w:hyperlink>
      <w:hyperlink r:id="rId8">
        <w:r w:rsidR="00AE24A2">
          <w:rPr>
            <w:rFonts w:ascii="Times New Roman" w:eastAsia="Times New Roman" w:hAnsi="Times New Roman" w:cs="Times New Roman"/>
            <w:color w:val="1155CC"/>
            <w:sz w:val="24"/>
            <w:szCs w:val="24"/>
            <w:u w:val="single"/>
          </w:rPr>
          <w:t>https://www.cdc.gov/nssp/</w:t>
        </w:r>
      </w:hyperlink>
    </w:p>
    <w:p w14:paraId="648E9C75"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Centers for Disease Control and Prevention, Division of Healthcare Quality Promotion. Weekly United States Hospital Respiratory Data (HRD) Metrics by Jurisdiction. National Healthcare Safety Network (NHSN). Accessed January 16, 2026.</w:t>
      </w:r>
      <w:hyperlink r:id="rId9">
        <w:r w:rsidR="00AE24A2">
          <w:rPr>
            <w:rFonts w:ascii="Times New Roman" w:eastAsia="Times New Roman" w:hAnsi="Times New Roman" w:cs="Times New Roman"/>
            <w:sz w:val="24"/>
            <w:szCs w:val="24"/>
          </w:rPr>
          <w:t xml:space="preserve"> </w:t>
        </w:r>
      </w:hyperlink>
      <w:hyperlink r:id="rId10">
        <w:r w:rsidR="00AE24A2">
          <w:rPr>
            <w:rFonts w:ascii="Times New Roman" w:eastAsia="Times New Roman" w:hAnsi="Times New Roman" w:cs="Times New Roman"/>
            <w:color w:val="1155CC"/>
            <w:sz w:val="24"/>
            <w:szCs w:val="24"/>
            <w:u w:val="single"/>
          </w:rPr>
          <w:t>https://www.cdc.gov/nhsn/</w:t>
        </w:r>
      </w:hyperlink>
    </w:p>
    <w:p w14:paraId="4E1519E2"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Mullins JA, Lamonte AC, Bresee JS, Anderson LJ. Substantial variability in community respiratory syncytial virus season timing. </w:t>
      </w:r>
      <w:r>
        <w:rPr>
          <w:rFonts w:ascii="Times New Roman" w:eastAsia="Times New Roman" w:hAnsi="Times New Roman" w:cs="Times New Roman"/>
          <w:i/>
          <w:iCs/>
          <w:sz w:val="24"/>
          <w:szCs w:val="24"/>
        </w:rPr>
        <w:t>Pediatr Infect Dis J.</w:t>
      </w:r>
      <w:r>
        <w:rPr>
          <w:rFonts w:ascii="Times New Roman" w:eastAsia="Times New Roman" w:hAnsi="Times New Roman" w:cs="Times New Roman"/>
          <w:sz w:val="24"/>
          <w:szCs w:val="24"/>
        </w:rPr>
        <w:t xml:space="preserve"> 2003;22:857-862.</w:t>
      </w:r>
    </w:p>
    <w:p w14:paraId="1A8EC3BA"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Zachariah P, Shah S, Gao D, Simões EAF. Predictors of the duration of the respiratory syncytial virus season. </w:t>
      </w:r>
      <w:r>
        <w:rPr>
          <w:rFonts w:ascii="Times New Roman" w:eastAsia="Times New Roman" w:hAnsi="Times New Roman" w:cs="Times New Roman"/>
          <w:i/>
          <w:iCs/>
          <w:sz w:val="24"/>
          <w:szCs w:val="24"/>
        </w:rPr>
        <w:t>Pediatr Infect Dis J.</w:t>
      </w:r>
      <w:r>
        <w:rPr>
          <w:rFonts w:ascii="Times New Roman" w:eastAsia="Times New Roman" w:hAnsi="Times New Roman" w:cs="Times New Roman"/>
          <w:sz w:val="24"/>
          <w:szCs w:val="24"/>
        </w:rPr>
        <w:t xml:space="preserve"> 2009;28:772-776.</w:t>
      </w:r>
    </w:p>
    <w:p w14:paraId="71F77B21"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Staadegaard L, Caini S, Weidemann F, et al. Defining the seasonality of respiratory syncytial virus around the world: National and subnational surveillance data from 12 countries. </w:t>
      </w:r>
      <w:r>
        <w:rPr>
          <w:rFonts w:ascii="Times New Roman" w:eastAsia="Times New Roman" w:hAnsi="Times New Roman" w:cs="Times New Roman"/>
          <w:i/>
          <w:iCs/>
          <w:sz w:val="24"/>
          <w:szCs w:val="24"/>
        </w:rPr>
        <w:t>Influenza Other Respir Viruses</w:t>
      </w:r>
      <w:r>
        <w:rPr>
          <w:rFonts w:ascii="Times New Roman" w:eastAsia="Times New Roman" w:hAnsi="Times New Roman" w:cs="Times New Roman"/>
          <w:sz w:val="24"/>
          <w:szCs w:val="24"/>
        </w:rPr>
        <w:t>. 2021;15:732-741.</w:t>
      </w:r>
    </w:p>
    <w:p w14:paraId="3E3B828C" w14:textId="77777777" w:rsidR="00AE24A2" w:rsidRPr="00186843" w:rsidRDefault="00000000">
      <w:pPr>
        <w:numPr>
          <w:ilvl w:val="0"/>
          <w:numId w:val="1"/>
        </w:numPr>
        <w:spacing w:line="240" w:lineRule="auto"/>
        <w:rPr>
          <w:ins w:id="72" w:author="Austin Meyer" w:date="2026-03-27T07:42:00Z" w16du:dateUtc="2026-03-27T12:4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Hammitt LL, Dagan R, Yuan Y, et al. Nirsevimab for Prevention of RSV in Healthy Late-Preterm and Term Infants. </w:t>
      </w:r>
      <w:r>
        <w:rPr>
          <w:rFonts w:ascii="Times New Roman" w:eastAsia="Times New Roman" w:hAnsi="Times New Roman" w:cs="Times New Roman"/>
          <w:i/>
          <w:iCs/>
          <w:sz w:val="24"/>
          <w:szCs w:val="24"/>
        </w:rPr>
        <w:t>N Engl J Med.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2022;386:837</w:t>
      </w:r>
      <w:proofErr w:type="gramEnd"/>
      <w:r>
        <w:rPr>
          <w:rFonts w:ascii="Times New Roman" w:eastAsia="Times New Roman" w:hAnsi="Times New Roman" w:cs="Times New Roman"/>
          <w:sz w:val="24"/>
          <w:szCs w:val="24"/>
        </w:rPr>
        <w:t>-846.</w:t>
      </w:r>
    </w:p>
    <w:p w14:paraId="1A411F7C" w14:textId="35CAA0F1" w:rsidR="00AE24A2" w:rsidRPr="00186843" w:rsidRDefault="00000000">
      <w:pPr>
        <w:numPr>
          <w:ilvl w:val="0"/>
          <w:numId w:val="1"/>
        </w:numPr>
        <w:spacing w:line="240" w:lineRule="auto"/>
        <w:rPr>
          <w:ins w:id="73" w:author="Austin Meyer" w:date="2026-03-27T07:42:00Z" w16du:dateUtc="2026-03-27T12:42:00Z"/>
          <w:rFonts w:ascii="Times New Roman" w:eastAsia="Times New Roman" w:hAnsi="Times New Roman" w:cs="Times New Roman"/>
          <w:sz w:val="24"/>
          <w:szCs w:val="24"/>
        </w:rPr>
      </w:pPr>
      <w:ins w:id="74" w:author="Austin Meyer" w:date="2026-03-27T07:42:00Z" w16du:dateUtc="2026-03-27T12:42:00Z">
        <w:r>
          <w:rPr>
            <w:rFonts w:ascii="Times New Roman" w:eastAsia="Times New Roman" w:hAnsi="Times New Roman" w:cs="Times New Roman"/>
            <w:sz w:val="24"/>
            <w:szCs w:val="24"/>
          </w:rPr>
          <w:t xml:space="preserve">Munro APS, Drysdale S, Cathie K, et al. 180-day efficacy of </w:t>
        </w:r>
        <w:proofErr w:type="spellStart"/>
        <w:r>
          <w:rPr>
            <w:rFonts w:ascii="Times New Roman" w:eastAsia="Times New Roman" w:hAnsi="Times New Roman" w:cs="Times New Roman"/>
            <w:sz w:val="24"/>
            <w:szCs w:val="24"/>
          </w:rPr>
          <w:t>nirsevimab</w:t>
        </w:r>
        <w:proofErr w:type="spellEnd"/>
        <w:r>
          <w:rPr>
            <w:rFonts w:ascii="Times New Roman" w:eastAsia="Times New Roman" w:hAnsi="Times New Roman" w:cs="Times New Roman"/>
            <w:sz w:val="24"/>
            <w:szCs w:val="24"/>
          </w:rPr>
          <w:t xml:space="preserve"> against </w:t>
        </w:r>
        <w:proofErr w:type="spellStart"/>
        <w:r>
          <w:rPr>
            <w:rFonts w:ascii="Times New Roman" w:eastAsia="Times New Roman" w:hAnsi="Times New Roman" w:cs="Times New Roman"/>
            <w:sz w:val="24"/>
            <w:szCs w:val="24"/>
          </w:rPr>
          <w:t>hospitalisation</w:t>
        </w:r>
        <w:proofErr w:type="spellEnd"/>
        <w:r>
          <w:rPr>
            <w:rFonts w:ascii="Times New Roman" w:eastAsia="Times New Roman" w:hAnsi="Times New Roman" w:cs="Times New Roman"/>
            <w:sz w:val="24"/>
            <w:szCs w:val="24"/>
          </w:rPr>
          <w:t xml:space="preserve"> for respiratory syncytial virus lower respiratory tract infections in infants (HARMONIE): a </w:t>
        </w:r>
        <w:proofErr w:type="spellStart"/>
        <w:r>
          <w:rPr>
            <w:rFonts w:ascii="Times New Roman" w:eastAsia="Times New Roman" w:hAnsi="Times New Roman" w:cs="Times New Roman"/>
            <w:sz w:val="24"/>
            <w:szCs w:val="24"/>
          </w:rPr>
          <w:t>randomised</w:t>
        </w:r>
        <w:proofErr w:type="spellEnd"/>
        <w:r>
          <w:rPr>
            <w:rFonts w:ascii="Times New Roman" w:eastAsia="Times New Roman" w:hAnsi="Times New Roman" w:cs="Times New Roman"/>
            <w:sz w:val="24"/>
            <w:szCs w:val="24"/>
          </w:rPr>
          <w:t xml:space="preserve">, controlled, phase 3b trial. </w:t>
        </w:r>
        <w:r>
          <w:rPr>
            <w:rFonts w:ascii="Times New Roman" w:eastAsia="Times New Roman" w:hAnsi="Times New Roman" w:cs="Times New Roman"/>
            <w:i/>
            <w:iCs/>
            <w:sz w:val="24"/>
            <w:szCs w:val="24"/>
          </w:rPr>
          <w:t xml:space="preserve">Lancet Child </w:t>
        </w:r>
        <w:proofErr w:type="spellStart"/>
        <w:r>
          <w:rPr>
            <w:rFonts w:ascii="Times New Roman" w:eastAsia="Times New Roman" w:hAnsi="Times New Roman" w:cs="Times New Roman"/>
            <w:i/>
            <w:iCs/>
            <w:sz w:val="24"/>
            <w:szCs w:val="24"/>
          </w:rPr>
          <w:t>Adolesc</w:t>
        </w:r>
        <w:proofErr w:type="spellEnd"/>
        <w:r>
          <w:rPr>
            <w:rFonts w:ascii="Times New Roman" w:eastAsia="Times New Roman" w:hAnsi="Times New Roman" w:cs="Times New Roman"/>
            <w:i/>
            <w:iCs/>
            <w:sz w:val="24"/>
            <w:szCs w:val="24"/>
          </w:rPr>
          <w:t xml:space="preserve"> Health.</w:t>
        </w:r>
        <w:r>
          <w:rPr>
            <w:rFonts w:ascii="Times New Roman" w:eastAsia="Times New Roman" w:hAnsi="Times New Roman" w:cs="Times New Roman"/>
            <w:sz w:val="24"/>
            <w:szCs w:val="24"/>
          </w:rPr>
          <w:t xml:space="preserve"> </w:t>
        </w:r>
        <w:r w:rsidR="00E95814" w:rsidRPr="00E95814">
          <w:rPr>
            <w:rFonts w:ascii="Times New Roman" w:eastAsia="Times New Roman" w:hAnsi="Times New Roman" w:cs="Times New Roman"/>
            <w:sz w:val="24"/>
            <w:szCs w:val="24"/>
          </w:rPr>
          <w:t>2025;9(6):404-412</w:t>
        </w:r>
        <w:r>
          <w:rPr>
            <w:rFonts w:ascii="Times New Roman" w:eastAsia="Times New Roman" w:hAnsi="Times New Roman" w:cs="Times New Roman"/>
            <w:sz w:val="24"/>
            <w:szCs w:val="24"/>
          </w:rPr>
          <w:t>.</w:t>
        </w:r>
      </w:ins>
    </w:p>
    <w:p w14:paraId="2B511F7C" w14:textId="38CBF4DB" w:rsidR="00AE24A2" w:rsidRDefault="0079234B" w:rsidP="0079234B">
      <w:pPr>
        <w:numPr>
          <w:ilvl w:val="0"/>
          <w:numId w:val="1"/>
        </w:numPr>
        <w:spacing w:line="240" w:lineRule="auto"/>
        <w:rPr>
          <w:ins w:id="75" w:author="Austin Meyer" w:date="2026-03-27T07:42:00Z" w16du:dateUtc="2026-03-27T12:42:00Z"/>
          <w:rFonts w:ascii="Times New Roman" w:eastAsia="Times New Roman" w:hAnsi="Times New Roman" w:cs="Times New Roman"/>
          <w:sz w:val="24"/>
          <w:szCs w:val="24"/>
        </w:rPr>
      </w:pPr>
      <w:ins w:id="76" w:author="Austin Meyer" w:date="2026-03-27T07:42:00Z" w16du:dateUtc="2026-03-27T12:42:00Z">
        <w:r w:rsidRPr="0079234B">
          <w:rPr>
            <w:rFonts w:ascii="Times New Roman" w:eastAsia="Times New Roman" w:hAnsi="Times New Roman" w:cs="Times New Roman"/>
            <w:sz w:val="24"/>
            <w:szCs w:val="24"/>
          </w:rPr>
          <w:t xml:space="preserve">Moline HL, Tannis A, Goldstein L, et al. Effectiveness and Impact of Maternal RSV Immunization and </w:t>
        </w:r>
        <w:proofErr w:type="spellStart"/>
        <w:r w:rsidRPr="0079234B">
          <w:rPr>
            <w:rFonts w:ascii="Times New Roman" w:eastAsia="Times New Roman" w:hAnsi="Times New Roman" w:cs="Times New Roman"/>
            <w:sz w:val="24"/>
            <w:szCs w:val="24"/>
          </w:rPr>
          <w:t>Nirsevimab</w:t>
        </w:r>
        <w:proofErr w:type="spellEnd"/>
        <w:r w:rsidRPr="0079234B">
          <w:rPr>
            <w:rFonts w:ascii="Times New Roman" w:eastAsia="Times New Roman" w:hAnsi="Times New Roman" w:cs="Times New Roman"/>
            <w:sz w:val="24"/>
            <w:szCs w:val="24"/>
          </w:rPr>
          <w:t xml:space="preserve"> on Medically Attended RSV in US Children. JAMA </w:t>
        </w:r>
        <w:proofErr w:type="spellStart"/>
        <w:r w:rsidRPr="0079234B">
          <w:rPr>
            <w:rFonts w:ascii="Times New Roman" w:eastAsia="Times New Roman" w:hAnsi="Times New Roman" w:cs="Times New Roman"/>
            <w:sz w:val="24"/>
            <w:szCs w:val="24"/>
          </w:rPr>
          <w:t>Pediatr</w:t>
        </w:r>
        <w:proofErr w:type="spellEnd"/>
        <w:r w:rsidRPr="0079234B">
          <w:rPr>
            <w:rFonts w:ascii="Times New Roman" w:eastAsia="Times New Roman" w:hAnsi="Times New Roman" w:cs="Times New Roman"/>
            <w:sz w:val="24"/>
            <w:szCs w:val="24"/>
          </w:rPr>
          <w:t>. 2026;180(3):314-324.</w:t>
        </w:r>
      </w:ins>
    </w:p>
    <w:p w14:paraId="58FCB9CC" w14:textId="77777777" w:rsidR="003C08D3" w:rsidRDefault="003C08D3" w:rsidP="003C08D3">
      <w:pPr>
        <w:spacing w:line="240" w:lineRule="auto"/>
        <w:rPr>
          <w:ins w:id="77" w:author="Austin Meyer" w:date="2026-03-27T07:42:00Z" w16du:dateUtc="2026-03-27T12:42:00Z"/>
          <w:rFonts w:ascii="Times New Roman" w:eastAsia="Times New Roman" w:hAnsi="Times New Roman" w:cs="Times New Roman"/>
          <w:sz w:val="24"/>
          <w:szCs w:val="24"/>
        </w:rPr>
      </w:pPr>
    </w:p>
    <w:p w14:paraId="65AD5E04" w14:textId="00DD122C" w:rsidR="003C08D3" w:rsidRPr="003C08D3" w:rsidRDefault="003C08D3" w:rsidP="003C08D3">
      <w:pPr>
        <w:spacing w:line="240" w:lineRule="auto"/>
        <w:rPr>
          <w:ins w:id="78" w:author="Austin Meyer" w:date="2026-03-27T07:42:00Z" w16du:dateUtc="2026-03-27T12:42:00Z"/>
          <w:rFonts w:ascii="Times New Roman" w:eastAsia="Times New Roman" w:hAnsi="Times New Roman" w:cs="Times New Roman"/>
          <w:b/>
          <w:bCs/>
          <w:sz w:val="24"/>
          <w:szCs w:val="24"/>
        </w:rPr>
      </w:pPr>
      <w:ins w:id="79" w:author="Austin Meyer" w:date="2026-03-27T07:42:00Z" w16du:dateUtc="2026-03-27T12:42:00Z">
        <w:r w:rsidRPr="003C08D3">
          <w:rPr>
            <w:rFonts w:ascii="Times New Roman" w:eastAsia="Times New Roman" w:hAnsi="Times New Roman" w:cs="Times New Roman"/>
            <w:b/>
            <w:bCs/>
            <w:sz w:val="24"/>
            <w:szCs w:val="24"/>
          </w:rPr>
          <w:t>Figures</w:t>
        </w:r>
      </w:ins>
    </w:p>
    <w:p w14:paraId="48C1DA78" w14:textId="77777777" w:rsidR="003C08D3" w:rsidRDefault="003C08D3" w:rsidP="003C08D3">
      <w:pPr>
        <w:spacing w:line="240" w:lineRule="auto"/>
        <w:rPr>
          <w:ins w:id="80" w:author="Austin Meyer" w:date="2026-03-27T07:42:00Z" w16du:dateUtc="2026-03-27T12:42:00Z"/>
          <w:rFonts w:ascii="Times New Roman" w:eastAsia="Times New Roman" w:hAnsi="Times New Roman" w:cs="Times New Roman"/>
          <w:sz w:val="24"/>
          <w:szCs w:val="24"/>
        </w:rPr>
      </w:pPr>
    </w:p>
    <w:p w14:paraId="07F298D0" w14:textId="77777777" w:rsidR="003C08D3" w:rsidRPr="00186843" w:rsidRDefault="003C08D3" w:rsidP="003C08D3">
      <w:pPr>
        <w:widowControl w:val="0"/>
        <w:pBdr>
          <w:top w:val="nil"/>
          <w:left w:val="nil"/>
          <w:bottom w:val="nil"/>
          <w:right w:val="nil"/>
          <w:between w:val="nil"/>
        </w:pBdr>
        <w:spacing w:line="240" w:lineRule="auto"/>
        <w:rPr>
          <w:ins w:id="81" w:author="Austin Meyer" w:date="2026-03-27T07:42:00Z" w16du:dateUtc="2026-03-27T12:42:00Z"/>
          <w:rFonts w:ascii="Times New Roman" w:eastAsia="Times New Roman" w:hAnsi="Times New Roman" w:cs="Times New Roman"/>
          <w:sz w:val="24"/>
          <w:szCs w:val="24"/>
        </w:rPr>
      </w:pPr>
      <w:ins w:id="82" w:author="Austin Meyer" w:date="2026-03-27T07:42:00Z" w16du:dateUtc="2026-03-27T12:42:00Z">
        <w:r>
          <w:rPr>
            <w:rFonts w:ascii="Times New Roman" w:eastAsia="Times New Roman" w:hAnsi="Times New Roman" w:cs="Times New Roman"/>
            <w:b/>
            <w:bCs/>
            <w:sz w:val="24"/>
            <w:szCs w:val="24"/>
          </w:rPr>
          <w:t xml:space="preserve">Figure 1: Geographic distribution of RSV activity occurring outside the October-March </w:t>
        </w:r>
        <w:r>
          <w:rPr>
            <w:rFonts w:ascii="Times New Roman" w:eastAsia="Times New Roman" w:hAnsi="Times New Roman" w:cs="Times New Roman"/>
            <w:b/>
            <w:bCs/>
            <w:sz w:val="24"/>
            <w:szCs w:val="24"/>
          </w:rPr>
          <w:lastRenderedPageBreak/>
          <w:t>recommended RSV prophylaxis administration window. A.</w:t>
        </w:r>
        <w:r>
          <w:rPr>
            <w:rFonts w:ascii="Times New Roman" w:eastAsia="Times New Roman" w:hAnsi="Times New Roman" w:cs="Times New Roman"/>
            <w:sz w:val="24"/>
            <w:szCs w:val="24"/>
          </w:rPr>
          <w:t xml:space="preserve"> NSSP RSV-associated emergency department visit percentage, 2023-24 season.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NSSP RSV-associated emergency department visit percentage, 2024-25 season. </w:t>
        </w: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NHSN RSV-associated hospital admissions, 2024-25 season. Darker shading indicates a higher fraction of RSV activity outside the window. States with no available data are gray.</w:t>
        </w:r>
      </w:ins>
    </w:p>
    <w:p w14:paraId="6F84C2EE" w14:textId="77777777" w:rsidR="003C08D3" w:rsidRDefault="003C08D3" w:rsidP="003C08D3">
      <w:pPr>
        <w:spacing w:line="240" w:lineRule="auto"/>
        <w:rPr>
          <w:ins w:id="83" w:author="Austin Meyer" w:date="2026-03-27T07:42:00Z" w16du:dateUtc="2026-03-27T12:42:00Z"/>
          <w:rFonts w:ascii="Times New Roman" w:eastAsia="Times New Roman" w:hAnsi="Times New Roman" w:cs="Times New Roman"/>
          <w:sz w:val="24"/>
          <w:szCs w:val="24"/>
        </w:rPr>
      </w:pPr>
    </w:p>
    <w:p w14:paraId="704FB930" w14:textId="77777777" w:rsidR="003C08D3" w:rsidRPr="00186843" w:rsidRDefault="003C08D3" w:rsidP="003C08D3">
      <w:pPr>
        <w:widowControl w:val="0"/>
        <w:pBdr>
          <w:top w:val="nil"/>
          <w:left w:val="nil"/>
          <w:bottom w:val="nil"/>
          <w:right w:val="nil"/>
          <w:between w:val="nil"/>
        </w:pBdr>
        <w:spacing w:line="240" w:lineRule="auto"/>
        <w:rPr>
          <w:ins w:id="84" w:author="Austin Meyer" w:date="2026-03-27T07:42:00Z" w16du:dateUtc="2026-03-27T12:42:00Z"/>
          <w:rFonts w:ascii="Times New Roman" w:eastAsia="Times New Roman" w:hAnsi="Times New Roman" w:cs="Times New Roman"/>
          <w:sz w:val="24"/>
          <w:szCs w:val="24"/>
        </w:rPr>
      </w:pPr>
      <w:ins w:id="85" w:author="Austin Meyer" w:date="2026-03-27T07:42:00Z" w16du:dateUtc="2026-03-27T12:42:00Z">
        <w:r>
          <w:rPr>
            <w:rFonts w:ascii="Times New Roman" w:eastAsia="Times New Roman" w:hAnsi="Times New Roman" w:cs="Times New Roman"/>
            <w:b/>
            <w:bCs/>
            <w:sz w:val="24"/>
            <w:szCs w:val="24"/>
          </w:rPr>
          <w:t>Figure 2: Proportion of RSV activity captured under alternative RSV prophylaxis administration window scenarios.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Baseline:</w:t>
        </w:r>
        <w:r>
          <w:rPr>
            <w:rFonts w:ascii="Times New Roman" w:eastAsia="Times New Roman" w:hAnsi="Times New Roman" w:cs="Times New Roman"/>
            <w:sz w:val="24"/>
            <w:szCs w:val="24"/>
          </w:rPr>
          <w:t xml:space="preserve"> October-March; </w:t>
        </w:r>
        <w:r>
          <w:rPr>
            <w:rFonts w:ascii="Times New Roman" w:eastAsia="Times New Roman" w:hAnsi="Times New Roman" w:cs="Times New Roman"/>
            <w:b/>
            <w:bCs/>
            <w:sz w:val="24"/>
            <w:szCs w:val="24"/>
          </w:rPr>
          <w:t>Early:</w:t>
        </w:r>
        <w:r>
          <w:rPr>
            <w:rFonts w:ascii="Times New Roman" w:eastAsia="Times New Roman" w:hAnsi="Times New Roman" w:cs="Times New Roman"/>
            <w:sz w:val="24"/>
            <w:szCs w:val="24"/>
          </w:rPr>
          <w:t xml:space="preserve"> September-March; </w:t>
        </w:r>
        <w:r>
          <w:rPr>
            <w:rFonts w:ascii="Times New Roman" w:eastAsia="Times New Roman" w:hAnsi="Times New Roman" w:cs="Times New Roman"/>
            <w:b/>
            <w:bCs/>
            <w:sz w:val="24"/>
            <w:szCs w:val="24"/>
          </w:rPr>
          <w:t xml:space="preserve">Extended: </w:t>
        </w:r>
        <w:r>
          <w:rPr>
            <w:rFonts w:ascii="Times New Roman" w:eastAsia="Times New Roman" w:hAnsi="Times New Roman" w:cs="Times New Roman"/>
            <w:sz w:val="24"/>
            <w:szCs w:val="24"/>
          </w:rPr>
          <w:t xml:space="preserve">September-April; </w:t>
        </w:r>
        <w:r>
          <w:rPr>
            <w:rFonts w:ascii="Times New Roman" w:eastAsia="Times New Roman" w:hAnsi="Times New Roman" w:cs="Times New Roman"/>
            <w:b/>
            <w:bCs/>
            <w:sz w:val="24"/>
            <w:szCs w:val="24"/>
          </w:rPr>
          <w:t xml:space="preserve">Dynamic: </w:t>
        </w:r>
        <w:r>
          <w:rPr>
            <w:rFonts w:ascii="Times New Roman" w:eastAsia="Times New Roman" w:hAnsi="Times New Roman" w:cs="Times New Roman"/>
            <w:sz w:val="24"/>
            <w:szCs w:val="24"/>
          </w:rPr>
          <w:t xml:space="preserve">state-specific onset-offset. </w:t>
        </w:r>
        <w:r>
          <w:rPr>
            <w:rFonts w:ascii="Times New Roman" w:eastAsia="Times New Roman" w:hAnsi="Times New Roman" w:cs="Times New Roman"/>
            <w:b/>
            <w:bCs/>
            <w:sz w:val="24"/>
            <w:szCs w:val="24"/>
          </w:rPr>
          <w:t xml:space="preserve">A. </w:t>
        </w:r>
        <w:r>
          <w:rPr>
            <w:rFonts w:ascii="Times New Roman" w:eastAsia="Times New Roman" w:hAnsi="Times New Roman" w:cs="Times New Roman"/>
            <w:sz w:val="24"/>
            <w:szCs w:val="24"/>
          </w:rPr>
          <w:t xml:space="preserve">NSSP 2023-24.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NSSP 2024-25. </w:t>
        </w: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NHSN 2024-25. The Early window did not meaningfully change the vaccine coverage while an example Dynamic and Extended could significantly improve coverage.</w:t>
        </w:r>
      </w:ins>
    </w:p>
    <w:p w14:paraId="5659E9B5" w14:textId="77777777" w:rsidR="003C08D3" w:rsidRPr="00186843" w:rsidRDefault="003C08D3" w:rsidP="003C08D3">
      <w:pPr>
        <w:spacing w:line="240" w:lineRule="auto"/>
        <w:rPr>
          <w:rFonts w:ascii="Times New Roman" w:eastAsia="Times New Roman" w:hAnsi="Times New Roman" w:cs="Times New Roman"/>
          <w:sz w:val="24"/>
          <w:szCs w:val="24"/>
        </w:rPr>
        <w:pPrChange w:id="86" w:author="Austin Meyer" w:date="2026-03-27T07:42:00Z" w16du:dateUtc="2026-03-27T12:42:00Z">
          <w:pPr>
            <w:numPr>
              <w:numId w:val="1"/>
            </w:numPr>
            <w:spacing w:line="240" w:lineRule="auto"/>
            <w:ind w:left="720" w:hanging="360"/>
          </w:pPr>
        </w:pPrChange>
      </w:pPr>
    </w:p>
    <w:sectPr w:rsidR="003C08D3" w:rsidRPr="001868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B784DE4-7E4E-6944-B2C7-CF916134ADC9}"/>
    <w:embedBold r:id="rId2" w:fontKey="{050C9173-57CB-2640-92FC-916A8690AB36}"/>
    <w:embedItalic r:id="rId3" w:fontKey="{8F0CB8F5-9ED6-7248-B1D4-5763723DDB02}"/>
  </w:font>
  <w:font w:name="Arial">
    <w:panose1 w:val="020B0604020202020204"/>
    <w:charset w:val="00"/>
    <w:family w:val="swiss"/>
    <w:pitch w:val="variable"/>
    <w:sig w:usb0="E0002AFF" w:usb1="C0007843" w:usb2="00000009" w:usb3="00000000" w:csb0="000001FF" w:csb1="00000000"/>
    <w:embedRegular r:id="rId4" w:fontKey="{14CCA559-C2E2-EF44-B26B-23F5DBA7EE62}"/>
    <w:embedItalic r:id="rId5" w:fontKey="{08F6907F-E0C5-C34B-A2ED-1F688C23FED4}"/>
  </w:font>
  <w:font w:name="Calibri">
    <w:panose1 w:val="020F0502020204030204"/>
    <w:charset w:val="00"/>
    <w:family w:val="swiss"/>
    <w:pitch w:val="variable"/>
    <w:sig w:usb0="E4002EFF" w:usb1="C200247B" w:usb2="00000009" w:usb3="00000000" w:csb0="000001FF" w:csb1="00000000"/>
    <w:embedRegular r:id="rId6" w:fontKey="{A5B9F3E8-DB59-9344-8A58-340ABF78E466}"/>
  </w:font>
  <w:font w:name="Cambria">
    <w:panose1 w:val="02040503050406030204"/>
    <w:charset w:val="00"/>
    <w:family w:val="roman"/>
    <w:pitch w:val="variable"/>
    <w:sig w:usb0="E00006FF" w:usb1="420024FF" w:usb2="02000000" w:usb3="00000000" w:csb0="0000019F" w:csb1="00000000"/>
    <w:embedRegular r:id="rId7" w:fontKey="{42BCBFD1-AA17-0B45-9432-E09B0E57C3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0DA6"/>
    <w:multiLevelType w:val="multilevel"/>
    <w:tmpl w:val="93769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64417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stin Meyer">
    <w15:presenceInfo w15:providerId="Windows Live" w15:userId="53b1d8d2896d3d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A2"/>
    <w:rsid w:val="00186843"/>
    <w:rsid w:val="003C08D3"/>
    <w:rsid w:val="004427CD"/>
    <w:rsid w:val="00542114"/>
    <w:rsid w:val="00770F83"/>
    <w:rsid w:val="0079234B"/>
    <w:rsid w:val="007C4ABB"/>
    <w:rsid w:val="00901BE6"/>
    <w:rsid w:val="00AE24A2"/>
    <w:rsid w:val="00BA2C00"/>
    <w:rsid w:val="00CE5C5E"/>
    <w:rsid w:val="00DF21A7"/>
    <w:rsid w:val="00E734E0"/>
    <w:rsid w:val="00E95814"/>
    <w:rsid w:val="00F1212D"/>
    <w:rsid w:val="00FE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A58ED"/>
  <w15:docId w15:val="{E8BBD9D6-01B6-974D-B39F-34883522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dc.gov/ns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dc.gov/nssp/"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dc.gov/nhsn/" TargetMode="External"/><Relationship Id="rId4" Type="http://schemas.openxmlformats.org/officeDocument/2006/relationships/webSettings" Target="webSettings.xml"/><Relationship Id="rId9" Type="http://schemas.openxmlformats.org/officeDocument/2006/relationships/hyperlink" Target="https://www.cdc.gov/nhs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1671</Words>
  <Characters>9526</Characters>
  <Application>Microsoft Office Word</Application>
  <DocSecurity>0</DocSecurity>
  <Lines>79</Lines>
  <Paragraphs>22</Paragraphs>
  <ScaleCrop>false</ScaleCrop>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Austin Meyer</cp:lastModifiedBy>
  <cp:revision>1</cp:revision>
  <dcterms:created xsi:type="dcterms:W3CDTF">2026-03-27T12:39:00Z</dcterms:created>
  <dcterms:modified xsi:type="dcterms:W3CDTF">2026-03-27T12:43:00Z</dcterms:modified>
</cp:coreProperties>
</file>